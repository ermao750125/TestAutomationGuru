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2EEC" w:rsidRPr="00002EEC" w:rsidRDefault="00002EEC" w:rsidP="00002EEC">
      <w:pPr>
        <w:spacing w:after="0" w:line="172" w:lineRule="atLeast"/>
        <w:jc w:val="center"/>
        <w:rPr>
          <w:rFonts w:ascii="&amp;quot" w:eastAsia="Times New Roman" w:hAnsi="&amp;quot" w:cs="Times New Roman"/>
          <w:color w:val="333333"/>
          <w:sz w:val="10"/>
          <w:szCs w:val="10"/>
        </w:rPr>
      </w:pPr>
      <w:r w:rsidRPr="00002EEC">
        <w:rPr>
          <w:rFonts w:ascii="&amp;quot" w:eastAsia="Times New Roman" w:hAnsi="&amp;quot" w:cs="Times New Roman"/>
          <w:color w:val="333333"/>
          <w:sz w:val="10"/>
          <w:szCs w:val="10"/>
        </w:rPr>
        <w:fldChar w:fldCharType="begin"/>
      </w:r>
      <w:r w:rsidRPr="00002EEC">
        <w:rPr>
          <w:rFonts w:ascii="&amp;quot" w:eastAsia="Times New Roman" w:hAnsi="&amp;quot" w:cs="Times New Roman"/>
          <w:color w:val="333333"/>
          <w:sz w:val="10"/>
          <w:szCs w:val="10"/>
        </w:rPr>
        <w:instrText xml:space="preserve"> HYPERLINK "http://www.testautomationguru.com/" \o "TestAutomationGuru" </w:instrText>
      </w:r>
      <w:r w:rsidRPr="00002EEC">
        <w:rPr>
          <w:rFonts w:ascii="&amp;quot" w:eastAsia="Times New Roman" w:hAnsi="&amp;quot" w:cs="Times New Roman"/>
          <w:color w:val="333333"/>
          <w:sz w:val="10"/>
          <w:szCs w:val="10"/>
        </w:rPr>
        <w:fldChar w:fldCharType="separate"/>
      </w:r>
      <w:proofErr w:type="spellStart"/>
      <w:r w:rsidRPr="00002EEC">
        <w:rPr>
          <w:rFonts w:ascii="&amp;quot" w:eastAsia="Times New Roman" w:hAnsi="&amp;quot" w:cs="Times New Roman"/>
          <w:color w:val="616161"/>
          <w:sz w:val="48"/>
        </w:rPr>
        <w:t>TestAutomationGuru</w:t>
      </w:r>
      <w:r w:rsidRPr="00002EEC">
        <w:rPr>
          <w:rFonts w:ascii="&amp;quot" w:eastAsia="Times New Roman" w:hAnsi="&amp;quot" w:cs="Times New Roman"/>
          <w:color w:val="616161"/>
          <w:sz w:val="10"/>
        </w:rPr>
        <w:t>A</w:t>
      </w:r>
      <w:proofErr w:type="spellEnd"/>
      <w:r w:rsidRPr="00002EEC">
        <w:rPr>
          <w:rFonts w:ascii="&amp;quot" w:eastAsia="Times New Roman" w:hAnsi="&amp;quot" w:cs="Times New Roman"/>
          <w:color w:val="616161"/>
          <w:sz w:val="10"/>
        </w:rPr>
        <w:t xml:space="preserve"> technical blog on test automation</w:t>
      </w:r>
      <w:r w:rsidRPr="00002EEC">
        <w:rPr>
          <w:rFonts w:ascii="&amp;quot" w:eastAsia="Times New Roman" w:hAnsi="&amp;quot" w:cs="Times New Roman"/>
          <w:color w:val="616161"/>
          <w:sz w:val="48"/>
        </w:rPr>
        <w:t xml:space="preserve"> </w:t>
      </w:r>
      <w:r w:rsidRPr="00002EEC">
        <w:rPr>
          <w:rFonts w:ascii="&amp;quot" w:eastAsia="Times New Roman" w:hAnsi="&amp;quot" w:cs="Times New Roman"/>
          <w:color w:val="333333"/>
          <w:sz w:val="10"/>
          <w:szCs w:val="10"/>
        </w:rPr>
        <w:fldChar w:fldCharType="end"/>
      </w:r>
    </w:p>
    <w:p w:rsidR="00002EEC" w:rsidRPr="00002EEC" w:rsidRDefault="00002EEC" w:rsidP="00002EEC">
      <w:pPr>
        <w:pStyle w:val="ListParagraph"/>
        <w:numPr>
          <w:ilvl w:val="0"/>
          <w:numId w:val="2"/>
        </w:numPr>
        <w:spacing w:before="60" w:after="60" w:line="240" w:lineRule="exact"/>
        <w:rPr>
          <w:rFonts w:ascii="&amp;quot" w:eastAsia="Times New Roman" w:hAnsi="&amp;quot" w:cs="Times New Roman"/>
          <w:color w:val="545252"/>
          <w:sz w:val="10"/>
          <w:szCs w:val="10"/>
        </w:rPr>
      </w:pPr>
      <w:hyperlink r:id="rId5" w:history="1">
        <w:r w:rsidRPr="00002EEC">
          <w:rPr>
            <w:rFonts w:ascii="&amp;quot" w:eastAsia="Times New Roman" w:hAnsi="&amp;quot" w:cs="Times New Roman"/>
            <w:caps/>
            <w:color w:val="616161"/>
            <w:sz w:val="12"/>
          </w:rPr>
          <w:t>Sele</w:t>
        </w:r>
        <w:r w:rsidRPr="00002EEC">
          <w:rPr>
            <w:rFonts w:ascii="&amp;quot" w:eastAsia="Times New Roman" w:hAnsi="&amp;quot" w:cs="Times New Roman"/>
            <w:caps/>
            <w:color w:val="616161"/>
            <w:sz w:val="12"/>
          </w:rPr>
          <w:t>n</w:t>
        </w:r>
        <w:r w:rsidRPr="00002EEC">
          <w:rPr>
            <w:rFonts w:ascii="&amp;quot" w:eastAsia="Times New Roman" w:hAnsi="&amp;quot" w:cs="Times New Roman"/>
            <w:caps/>
            <w:color w:val="616161"/>
            <w:sz w:val="12"/>
          </w:rPr>
          <w:t>ium</w:t>
        </w:r>
      </w:hyperlink>
    </w:p>
    <w:p w:rsidR="00002EEC" w:rsidRPr="00002EEC" w:rsidRDefault="00002EEC" w:rsidP="00002EEC">
      <w:pPr>
        <w:pStyle w:val="ListParagraph"/>
        <w:numPr>
          <w:ilvl w:val="0"/>
          <w:numId w:val="2"/>
        </w:numPr>
        <w:spacing w:before="60" w:after="60" w:line="240" w:lineRule="exact"/>
        <w:rPr>
          <w:rFonts w:ascii="&amp;quot" w:eastAsia="Times New Roman" w:hAnsi="&amp;quot" w:cs="Times New Roman"/>
          <w:color w:val="545252"/>
          <w:sz w:val="10"/>
          <w:szCs w:val="10"/>
        </w:rPr>
      </w:pPr>
      <w:hyperlink r:id="rId6" w:history="1">
        <w:r w:rsidRPr="00002EEC">
          <w:rPr>
            <w:rFonts w:ascii="&amp;quot" w:eastAsia="Times New Roman" w:hAnsi="&amp;quot" w:cs="Times New Roman"/>
            <w:caps/>
            <w:color w:val="616161"/>
            <w:sz w:val="12"/>
          </w:rPr>
          <w:t>JMeter</w:t>
        </w:r>
      </w:hyperlink>
    </w:p>
    <w:p w:rsidR="00002EEC" w:rsidRPr="00002EEC" w:rsidRDefault="00002EEC" w:rsidP="00002EEC">
      <w:pPr>
        <w:pStyle w:val="ListParagraph"/>
        <w:numPr>
          <w:ilvl w:val="0"/>
          <w:numId w:val="2"/>
        </w:numPr>
        <w:spacing w:before="60" w:after="60" w:line="240" w:lineRule="exact"/>
        <w:rPr>
          <w:rFonts w:ascii="&amp;quot" w:eastAsia="Times New Roman" w:hAnsi="&amp;quot" w:cs="Times New Roman"/>
          <w:color w:val="545252"/>
          <w:sz w:val="10"/>
          <w:szCs w:val="10"/>
        </w:rPr>
      </w:pPr>
      <w:hyperlink r:id="rId7" w:history="1">
        <w:r w:rsidRPr="00002EEC">
          <w:rPr>
            <w:rFonts w:ascii="&amp;quot" w:eastAsia="Times New Roman" w:hAnsi="&amp;quot" w:cs="Times New Roman"/>
            <w:caps/>
            <w:color w:val="FF6644"/>
            <w:sz w:val="12"/>
          </w:rPr>
          <w:t>DevOps</w:t>
        </w:r>
      </w:hyperlink>
    </w:p>
    <w:p w:rsidR="00002EEC" w:rsidRPr="00002EEC" w:rsidRDefault="00002EEC" w:rsidP="00002EEC">
      <w:pPr>
        <w:pStyle w:val="ListParagraph"/>
        <w:numPr>
          <w:ilvl w:val="0"/>
          <w:numId w:val="2"/>
        </w:numPr>
        <w:spacing w:before="60" w:after="60" w:line="240" w:lineRule="exact"/>
        <w:rPr>
          <w:rFonts w:ascii="&amp;quot" w:eastAsia="Times New Roman" w:hAnsi="&amp;quot" w:cs="Times New Roman"/>
          <w:color w:val="545252"/>
          <w:sz w:val="10"/>
          <w:szCs w:val="10"/>
        </w:rPr>
      </w:pPr>
      <w:hyperlink r:id="rId8" w:history="1">
        <w:r w:rsidRPr="00002EEC">
          <w:rPr>
            <w:rFonts w:ascii="&amp;quot" w:eastAsia="Times New Roman" w:hAnsi="&amp;quot" w:cs="Times New Roman"/>
            <w:caps/>
            <w:color w:val="FF6644"/>
            <w:sz w:val="12"/>
          </w:rPr>
          <w:t>Docker</w:t>
        </w:r>
      </w:hyperlink>
    </w:p>
    <w:p w:rsidR="00002EEC" w:rsidRPr="00002EEC" w:rsidRDefault="00002EEC" w:rsidP="00002EEC">
      <w:pPr>
        <w:pStyle w:val="ListParagraph"/>
        <w:numPr>
          <w:ilvl w:val="0"/>
          <w:numId w:val="2"/>
        </w:numPr>
        <w:spacing w:before="60" w:after="60" w:line="240" w:lineRule="exact"/>
        <w:rPr>
          <w:rFonts w:ascii="&amp;quot" w:eastAsia="Times New Roman" w:hAnsi="&amp;quot" w:cs="Times New Roman"/>
          <w:color w:val="545252"/>
          <w:sz w:val="10"/>
          <w:szCs w:val="10"/>
        </w:rPr>
      </w:pPr>
      <w:hyperlink r:id="rId9" w:history="1">
        <w:r w:rsidRPr="00002EEC">
          <w:rPr>
            <w:rFonts w:ascii="&amp;quot" w:eastAsia="Times New Roman" w:hAnsi="&amp;quot" w:cs="Times New Roman"/>
            <w:caps/>
            <w:color w:val="616161"/>
            <w:sz w:val="12"/>
          </w:rPr>
          <w:t>Best Practices</w:t>
        </w:r>
      </w:hyperlink>
    </w:p>
    <w:p w:rsidR="00002EEC" w:rsidRPr="00002EEC" w:rsidRDefault="00002EEC" w:rsidP="00002EEC">
      <w:pPr>
        <w:pStyle w:val="ListParagraph"/>
        <w:numPr>
          <w:ilvl w:val="0"/>
          <w:numId w:val="2"/>
        </w:numPr>
        <w:spacing w:before="60" w:after="60" w:line="240" w:lineRule="exact"/>
        <w:rPr>
          <w:rFonts w:ascii="&amp;quot" w:eastAsia="Times New Roman" w:hAnsi="&amp;quot" w:cs="Times New Roman"/>
          <w:color w:val="545252"/>
          <w:sz w:val="10"/>
          <w:szCs w:val="10"/>
        </w:rPr>
      </w:pPr>
      <w:hyperlink r:id="rId10" w:history="1">
        <w:r w:rsidRPr="00002EEC">
          <w:rPr>
            <w:rFonts w:ascii="&amp;quot" w:eastAsia="Times New Roman" w:hAnsi="&amp;quot" w:cs="Times New Roman"/>
            <w:caps/>
            <w:color w:val="616161"/>
            <w:sz w:val="12"/>
          </w:rPr>
          <w:t>Downloads</w:t>
        </w:r>
      </w:hyperlink>
    </w:p>
    <w:p w:rsidR="00002EEC" w:rsidRPr="00002EEC" w:rsidRDefault="00002EEC" w:rsidP="00002EEC">
      <w:pPr>
        <w:pStyle w:val="ListParagraph"/>
        <w:numPr>
          <w:ilvl w:val="0"/>
          <w:numId w:val="2"/>
        </w:numPr>
        <w:spacing w:before="60" w:after="60" w:line="240" w:lineRule="exact"/>
        <w:rPr>
          <w:rFonts w:ascii="&amp;quot" w:eastAsia="Times New Roman" w:hAnsi="&amp;quot" w:cs="Times New Roman"/>
          <w:color w:val="545252"/>
          <w:sz w:val="10"/>
          <w:szCs w:val="10"/>
        </w:rPr>
      </w:pPr>
      <w:hyperlink r:id="rId11" w:history="1">
        <w:r w:rsidRPr="00002EEC">
          <w:rPr>
            <w:rFonts w:ascii="&amp;quot" w:eastAsia="Times New Roman" w:hAnsi="&amp;quot" w:cs="Times New Roman"/>
            <w:caps/>
            <w:color w:val="616161"/>
            <w:sz w:val="12"/>
          </w:rPr>
          <w:t>About Me</w:t>
        </w:r>
      </w:hyperlink>
    </w:p>
    <w:tbl>
      <w:tblPr>
        <w:tblStyle w:val="TableGrid"/>
        <w:tblW w:w="0" w:type="auto"/>
        <w:tblLook w:val="04A0"/>
      </w:tblPr>
      <w:tblGrid>
        <w:gridCol w:w="9576"/>
      </w:tblGrid>
      <w:tr w:rsidR="00002EEC" w:rsidTr="00002EEC">
        <w:tc>
          <w:tcPr>
            <w:tcW w:w="9576" w:type="dxa"/>
          </w:tcPr>
          <w:p w:rsidR="00002EEC" w:rsidRPr="00002EEC" w:rsidRDefault="00002EEC" w:rsidP="00002EEC">
            <w:pPr>
              <w:spacing w:after="102" w:line="213" w:lineRule="atLeast"/>
              <w:jc w:val="center"/>
              <w:outlineLvl w:val="0"/>
              <w:rPr>
                <w:rFonts w:ascii="&amp;quot" w:eastAsia="Times New Roman" w:hAnsi="&amp;quot" w:cs="Times New Roman"/>
                <w:color w:val="616161"/>
                <w:kern w:val="36"/>
                <w:sz w:val="18"/>
                <w:szCs w:val="18"/>
              </w:rPr>
            </w:pPr>
            <w:r w:rsidRPr="00002EEC">
              <w:rPr>
                <w:rFonts w:ascii="&amp;quot" w:eastAsia="Times New Roman" w:hAnsi="&amp;quot" w:cs="Times New Roman"/>
                <w:color w:val="616161"/>
                <w:kern w:val="36"/>
                <w:sz w:val="18"/>
                <w:szCs w:val="18"/>
              </w:rPr>
              <w:t>Selenium</w:t>
            </w:r>
          </w:p>
          <w:p w:rsidR="00002EEC" w:rsidRPr="00002EEC" w:rsidRDefault="00002EEC" w:rsidP="00002EEC">
            <w:pPr>
              <w:spacing w:after="68" w:line="197" w:lineRule="atLeast"/>
              <w:rPr>
                <w:ins w:id="0" w:author="Unknown"/>
                <w:rFonts w:ascii="&amp;quot" w:eastAsia="Times New Roman" w:hAnsi="&amp;quot" w:cs="Times New Roman"/>
                <w:color w:val="545252"/>
                <w:sz w:val="11"/>
                <w:szCs w:val="11"/>
              </w:rPr>
            </w:pPr>
            <w:proofErr w:type="spellStart"/>
            <w:ins w:id="1" w:author="Unknown">
              <w:r w:rsidRPr="00002EEC">
                <w:rPr>
                  <w:rFonts w:ascii="&amp;quot" w:eastAsia="Times New Roman" w:hAnsi="&amp;quot" w:cs="Times New Roman"/>
                  <w:b/>
                  <w:bCs/>
                  <w:i/>
                  <w:iCs/>
                  <w:color w:val="545252"/>
                  <w:sz w:val="11"/>
                </w:rPr>
                <w:t>TestAutomationGuru</w:t>
              </w:r>
              <w:proofErr w:type="spellEnd"/>
              <w:r w:rsidRPr="00002EEC">
                <w:rPr>
                  <w:rFonts w:ascii="&amp;quot" w:eastAsia="Times New Roman" w:hAnsi="&amp;quot" w:cs="Times New Roman"/>
                  <w:color w:val="545252"/>
                  <w:sz w:val="11"/>
                  <w:szCs w:val="11"/>
                </w:rPr>
                <w:t xml:space="preserve"> has many articles on Selenium </w:t>
              </w:r>
              <w:proofErr w:type="spellStart"/>
              <w:r w:rsidRPr="00002EEC">
                <w:rPr>
                  <w:rFonts w:ascii="&amp;quot" w:eastAsia="Times New Roman" w:hAnsi="&amp;quot" w:cs="Times New Roman"/>
                  <w:color w:val="545252"/>
                  <w:sz w:val="11"/>
                  <w:szCs w:val="11"/>
                </w:rPr>
                <w:t>WebDriver</w:t>
              </w:r>
              <w:proofErr w:type="spellEnd"/>
              <w:r w:rsidRPr="00002EEC">
                <w:rPr>
                  <w:rFonts w:ascii="&amp;quot" w:eastAsia="Times New Roman" w:hAnsi="&amp;quot" w:cs="Times New Roman"/>
                  <w:color w:val="545252"/>
                  <w:sz w:val="11"/>
                  <w:szCs w:val="11"/>
                </w:rPr>
                <w:t>, Infrastructure Setup, best practices etc.</w:t>
              </w:r>
            </w:ins>
          </w:p>
          <w:p w:rsidR="00002EEC" w:rsidRPr="00002EEC" w:rsidRDefault="00002EEC" w:rsidP="00002EEC">
            <w:pPr>
              <w:numPr>
                <w:ilvl w:val="0"/>
                <w:numId w:val="3"/>
              </w:numPr>
              <w:spacing w:before="100" w:beforeAutospacing="1" w:after="100" w:afterAutospacing="1" w:line="197" w:lineRule="atLeast"/>
              <w:ind w:left="0"/>
              <w:rPr>
                <w:ins w:id="2" w:author="Unknown"/>
                <w:rFonts w:ascii="&amp;quot" w:eastAsia="Times New Roman" w:hAnsi="&amp;quot" w:cs="Times New Roman"/>
                <w:color w:val="545252"/>
                <w:sz w:val="11"/>
                <w:szCs w:val="11"/>
              </w:rPr>
            </w:pPr>
            <w:ins w:id="3"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"http://www.testautomationguru.com/category/webdriver/"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All</w:t>
              </w:r>
              <w:r w:rsidRPr="00002EEC">
                <w:rPr>
                  <w:rFonts w:ascii="&amp;quot" w:eastAsia="Times New Roman" w:hAnsi="&amp;quot" w:cs="Times New Roman"/>
                  <w:color w:val="0000FF"/>
                  <w:sz w:val="11"/>
                  <w:szCs w:val="11"/>
                  <w:u w:val="single"/>
                </w:rPr>
                <w:fldChar w:fldCharType="end"/>
              </w:r>
              <w:r w:rsidRPr="00002EEC">
                <w:rPr>
                  <w:rFonts w:ascii="&amp;quot" w:eastAsia="Times New Roman" w:hAnsi="&amp;quot" w:cs="Times New Roman"/>
                  <w:color w:val="545252"/>
                  <w:sz w:val="11"/>
                  <w:szCs w:val="11"/>
                </w:rPr>
                <w:t xml:space="preserve"> (all the selenium related articles – ordered by recent articles first)</w:t>
              </w:r>
            </w:ins>
          </w:p>
          <w:p w:rsidR="00002EEC" w:rsidRPr="00002EEC" w:rsidRDefault="00002EEC" w:rsidP="00002EEC">
            <w:pPr>
              <w:spacing w:before="136" w:after="68" w:line="180" w:lineRule="atLeast"/>
              <w:outlineLvl w:val="1"/>
              <w:rPr>
                <w:ins w:id="4" w:author="Unknown"/>
                <w:rFonts w:ascii="&amp;quot" w:eastAsia="Times New Roman" w:hAnsi="&amp;quot" w:cs="Times New Roman"/>
                <w:color w:val="333333"/>
                <w:sz w:val="16"/>
                <w:szCs w:val="16"/>
              </w:rPr>
            </w:pPr>
            <w:ins w:id="5" w:author="Unknown">
              <w:r w:rsidRPr="00002EEC">
                <w:rPr>
                  <w:rFonts w:ascii="&amp;quot" w:eastAsia="Times New Roman" w:hAnsi="&amp;quot" w:cs="Times New Roman"/>
                  <w:b/>
                  <w:bCs/>
                  <w:color w:val="333333"/>
                  <w:sz w:val="16"/>
                  <w:u w:val="single"/>
                </w:rPr>
                <w:t>Building Frameworks:</w:t>
              </w:r>
            </w:ins>
          </w:p>
          <w:p w:rsidR="00002EEC" w:rsidRPr="00002EEC" w:rsidRDefault="00002EEC" w:rsidP="00002EEC">
            <w:pPr>
              <w:numPr>
                <w:ilvl w:val="0"/>
                <w:numId w:val="4"/>
              </w:numPr>
              <w:spacing w:before="100" w:beforeAutospacing="1" w:after="100" w:afterAutospacing="1" w:line="197" w:lineRule="atLeast"/>
              <w:ind w:left="0"/>
              <w:jc w:val="both"/>
              <w:rPr>
                <w:ins w:id="6" w:author="Unknown"/>
                <w:rFonts w:ascii="&amp;quot" w:eastAsia="Times New Roman" w:hAnsi="&amp;quot" w:cs="Times New Roman"/>
                <w:color w:val="545252"/>
                <w:sz w:val="11"/>
                <w:szCs w:val="11"/>
              </w:rPr>
            </w:pPr>
            <w:ins w:id="7" w:author="Unknown">
              <w:r w:rsidRPr="00002EEC">
                <w:rPr>
                  <w:rFonts w:ascii="&amp;quot" w:eastAsia="Times New Roman" w:hAnsi="&amp;quot" w:cs="Times New Roman"/>
                  <w:color w:val="0000FF"/>
                  <w:sz w:val="11"/>
                  <w:szCs w:val="11"/>
                </w:rPr>
                <w:fldChar w:fldCharType="begin"/>
              </w:r>
              <w:r w:rsidRPr="00002EEC">
                <w:rPr>
                  <w:rFonts w:ascii="&amp;quot" w:eastAsia="Times New Roman" w:hAnsi="&amp;quot" w:cs="Times New Roman"/>
                  <w:color w:val="0000FF"/>
                  <w:sz w:val="11"/>
                  <w:szCs w:val="11"/>
                </w:rPr>
                <w:instrText xml:space="preserve"> HYPERLINK "http://www.testautomationguru.com/best-practices-building-robust-test-automation-framework" \t "_blank" </w:instrText>
              </w:r>
              <w:r w:rsidRPr="00002EEC">
                <w:rPr>
                  <w:rFonts w:ascii="&amp;quot" w:eastAsia="Times New Roman" w:hAnsi="&amp;quot" w:cs="Times New Roman"/>
                  <w:color w:val="0000FF"/>
                  <w:sz w:val="11"/>
                  <w:szCs w:val="11"/>
                </w:rPr>
                <w:fldChar w:fldCharType="separate"/>
              </w:r>
              <w:r w:rsidRPr="00002EEC">
                <w:rPr>
                  <w:rFonts w:ascii="&amp;quot" w:eastAsia="Times New Roman" w:hAnsi="&amp;quot" w:cs="Times New Roman"/>
                  <w:color w:val="0000FF"/>
                  <w:sz w:val="11"/>
                  <w:u w:val="single"/>
                </w:rPr>
                <w:t>How To Build Test Framework</w:t>
              </w:r>
              <w:r w:rsidRPr="00002EEC">
                <w:rPr>
                  <w:rFonts w:ascii="&amp;quot" w:eastAsia="Times New Roman" w:hAnsi="&amp;quot" w:cs="Times New Roman"/>
                  <w:color w:val="0000FF"/>
                  <w:sz w:val="11"/>
                  <w:szCs w:val="11"/>
                </w:rPr>
                <w:fldChar w:fldCharType="end"/>
              </w:r>
            </w:ins>
          </w:p>
          <w:p w:rsidR="00002EEC" w:rsidRPr="00002EEC" w:rsidRDefault="00002EEC" w:rsidP="00002EEC">
            <w:pPr>
              <w:spacing w:before="136" w:after="68" w:line="180" w:lineRule="atLeast"/>
              <w:outlineLvl w:val="1"/>
              <w:rPr>
                <w:ins w:id="8" w:author="Unknown"/>
                <w:rFonts w:ascii="&amp;quot" w:eastAsia="Times New Roman" w:hAnsi="&amp;quot" w:cs="Times New Roman"/>
                <w:color w:val="333333"/>
                <w:sz w:val="16"/>
                <w:szCs w:val="16"/>
              </w:rPr>
            </w:pPr>
            <w:ins w:id="9" w:author="Unknown">
              <w:r w:rsidRPr="00002EEC">
                <w:rPr>
                  <w:rFonts w:ascii="&amp;quot" w:eastAsia="Times New Roman" w:hAnsi="&amp;quot" w:cs="Times New Roman"/>
                  <w:b/>
                  <w:bCs/>
                  <w:color w:val="333333"/>
                  <w:sz w:val="16"/>
                  <w:u w:val="single"/>
                </w:rPr>
                <w:t>Designing Page Objects:</w:t>
              </w:r>
            </w:ins>
          </w:p>
          <w:p w:rsidR="00002EEC" w:rsidRPr="00002EEC" w:rsidRDefault="00002EEC" w:rsidP="00002EEC">
            <w:pPr>
              <w:numPr>
                <w:ilvl w:val="0"/>
                <w:numId w:val="5"/>
              </w:numPr>
              <w:spacing w:before="100" w:beforeAutospacing="1" w:after="100" w:afterAutospacing="1" w:line="197" w:lineRule="atLeast"/>
              <w:ind w:left="0"/>
              <w:rPr>
                <w:ins w:id="10" w:author="Unknown"/>
                <w:rFonts w:ascii="&amp;quot" w:eastAsia="Times New Roman" w:hAnsi="&amp;quot" w:cs="Times New Roman"/>
                <w:color w:val="545252"/>
                <w:sz w:val="11"/>
                <w:szCs w:val="11"/>
              </w:rPr>
            </w:pPr>
            <w:ins w:id="11"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"http://www.testautomationguru.com/arquillian-graphene-page-fragments/"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Advanced Page Object Design</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5"/>
              </w:numPr>
              <w:spacing w:before="100" w:beforeAutospacing="1" w:after="100" w:afterAutospacing="1" w:line="197" w:lineRule="atLeast"/>
              <w:ind w:left="0"/>
              <w:rPr>
                <w:ins w:id="12" w:author="Unknown"/>
                <w:rFonts w:ascii="&amp;quot" w:eastAsia="Times New Roman" w:hAnsi="&amp;quot" w:cs="Times New Roman"/>
                <w:color w:val="545252"/>
                <w:sz w:val="11"/>
                <w:szCs w:val="11"/>
              </w:rPr>
            </w:pPr>
            <w:ins w:id="13"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"http://www.testautomationguru.com/selenium-webdriver-how-to-wait-for-expected-conditions-using-awaitility/"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 xml:space="preserve">Page Synchronization / AJAX Handling Using </w:t>
              </w:r>
              <w:proofErr w:type="spellStart"/>
              <w:r w:rsidRPr="00002EEC">
                <w:rPr>
                  <w:rFonts w:ascii="&amp;quot" w:eastAsia="Times New Roman" w:hAnsi="&amp;quot" w:cs="Times New Roman"/>
                  <w:color w:val="0000FF"/>
                  <w:sz w:val="11"/>
                  <w:u w:val="single"/>
                </w:rPr>
                <w:t>Awaitility</w:t>
              </w:r>
              <w:proofErr w:type="spellEnd"/>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5"/>
              </w:numPr>
              <w:spacing w:before="100" w:beforeAutospacing="1" w:after="100" w:afterAutospacing="1" w:line="197" w:lineRule="atLeast"/>
              <w:ind w:left="0"/>
              <w:rPr>
                <w:ins w:id="14" w:author="Unknown"/>
                <w:rFonts w:ascii="&amp;quot" w:eastAsia="Times New Roman" w:hAnsi="&amp;quot" w:cs="Times New Roman"/>
                <w:color w:val="545252"/>
                <w:sz w:val="11"/>
                <w:szCs w:val="11"/>
              </w:rPr>
            </w:pPr>
            <w:ins w:id="15"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"http://www.testautomationguru.com/selenium-webdriver-how-to-design-page-objects-in-fluent-style/"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Fluent Style Page Object Design</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5"/>
              </w:numPr>
              <w:spacing w:before="100" w:beforeAutospacing="1" w:after="100" w:afterAutospacing="1" w:line="197" w:lineRule="atLeast"/>
              <w:ind w:left="0"/>
              <w:rPr>
                <w:ins w:id="16" w:author="Unknown"/>
                <w:rFonts w:ascii="&amp;quot" w:eastAsia="Times New Roman" w:hAnsi="&amp;quot" w:cs="Times New Roman"/>
                <w:color w:val="545252"/>
                <w:sz w:val="11"/>
                <w:szCs w:val="11"/>
              </w:rPr>
            </w:pPr>
            <w:ins w:id="17"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"http://www.testautomationguru.com/selenium-webdriver-how-to-design-test-business-workflows-in-fluent-style/"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Fluent Style Business workflow design</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spacing w:before="136" w:after="68" w:line="180" w:lineRule="atLeast"/>
              <w:outlineLvl w:val="1"/>
              <w:rPr>
                <w:ins w:id="18" w:author="Unknown"/>
                <w:rFonts w:ascii="&amp;quot" w:eastAsia="Times New Roman" w:hAnsi="&amp;quot" w:cs="Times New Roman"/>
                <w:color w:val="333333"/>
                <w:sz w:val="16"/>
                <w:szCs w:val="16"/>
              </w:rPr>
            </w:pPr>
            <w:ins w:id="19" w:author="Unknown">
              <w:r w:rsidRPr="00002EEC">
                <w:rPr>
                  <w:rFonts w:ascii="&amp;quot" w:eastAsia="Times New Roman" w:hAnsi="&amp;quot" w:cs="Times New Roman"/>
                  <w:b/>
                  <w:bCs/>
                  <w:color w:val="333333"/>
                  <w:sz w:val="16"/>
                  <w:u w:val="single"/>
                </w:rPr>
                <w:t xml:space="preserve">Selenium &amp; </w:t>
              </w:r>
              <w:proofErr w:type="spellStart"/>
              <w:r w:rsidRPr="00002EEC">
                <w:rPr>
                  <w:rFonts w:ascii="&amp;quot" w:eastAsia="Times New Roman" w:hAnsi="&amp;quot" w:cs="Times New Roman"/>
                  <w:b/>
                  <w:bCs/>
                  <w:color w:val="333333"/>
                  <w:sz w:val="16"/>
                  <w:u w:val="single"/>
                </w:rPr>
                <w:t>Docker</w:t>
              </w:r>
              <w:proofErr w:type="spellEnd"/>
              <w:r w:rsidRPr="00002EEC">
                <w:rPr>
                  <w:rFonts w:ascii="&amp;quot" w:eastAsia="Times New Roman" w:hAnsi="&amp;quot" w:cs="Times New Roman"/>
                  <w:b/>
                  <w:bCs/>
                  <w:color w:val="333333"/>
                  <w:sz w:val="16"/>
                  <w:u w:val="single"/>
                </w:rPr>
                <w:t xml:space="preserve"> Integration:</w:t>
              </w:r>
            </w:ins>
          </w:p>
          <w:p w:rsidR="00002EEC" w:rsidRPr="00002EEC" w:rsidRDefault="00002EEC" w:rsidP="00002EEC">
            <w:pPr>
              <w:spacing w:after="68" w:line="197" w:lineRule="atLeast"/>
              <w:rPr>
                <w:ins w:id="20" w:author="Unknown"/>
                <w:rFonts w:ascii="&amp;quot" w:eastAsia="Times New Roman" w:hAnsi="&amp;quot" w:cs="Times New Roman"/>
                <w:color w:val="545252"/>
                <w:sz w:val="11"/>
                <w:szCs w:val="11"/>
              </w:rPr>
            </w:pPr>
            <w:ins w:id="21" w:author="Unknown">
              <w:r w:rsidRPr="00002EEC">
                <w:rPr>
                  <w:rFonts w:ascii="&amp;quot" w:eastAsia="Times New Roman" w:hAnsi="&amp;quot" w:cs="Times New Roman"/>
                  <w:b/>
                  <w:bCs/>
                  <w:color w:val="545252"/>
                  <w:sz w:val="11"/>
                </w:rPr>
                <w:t>Selenium Grid:</w:t>
              </w:r>
            </w:ins>
          </w:p>
          <w:p w:rsidR="00002EEC" w:rsidRPr="00002EEC" w:rsidRDefault="00002EEC" w:rsidP="00002EEC">
            <w:pPr>
              <w:numPr>
                <w:ilvl w:val="0"/>
                <w:numId w:val="6"/>
              </w:numPr>
              <w:spacing w:before="100" w:beforeAutospacing="1" w:after="100" w:afterAutospacing="1" w:line="197" w:lineRule="atLeast"/>
              <w:ind w:left="0"/>
              <w:rPr>
                <w:ins w:id="22" w:author="Unknown"/>
                <w:rFonts w:ascii="&amp;quot" w:eastAsia="Times New Roman" w:hAnsi="&amp;quot" w:cs="Times New Roman"/>
                <w:color w:val="545252"/>
                <w:sz w:val="11"/>
                <w:szCs w:val="11"/>
              </w:rPr>
            </w:pPr>
            <w:ins w:id="23"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"http://www.testautomationguru.com/selenium-grid-setup-using-docker/"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 xml:space="preserve">Disposable Selenium Grid Infrastructure Using </w:t>
              </w:r>
              <w:proofErr w:type="spellStart"/>
              <w:r w:rsidRPr="00002EEC">
                <w:rPr>
                  <w:rFonts w:ascii="&amp;quot" w:eastAsia="Times New Roman" w:hAnsi="&amp;quot" w:cs="Times New Roman"/>
                  <w:color w:val="0000FF"/>
                  <w:sz w:val="11"/>
                  <w:u w:val="single"/>
                </w:rPr>
                <w:t>Docker</w:t>
              </w:r>
              <w:proofErr w:type="spellEnd"/>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6"/>
              </w:numPr>
              <w:spacing w:before="100" w:beforeAutospacing="1" w:after="100" w:afterAutospacing="1" w:line="197" w:lineRule="atLeast"/>
              <w:ind w:left="0"/>
              <w:rPr>
                <w:ins w:id="24" w:author="Unknown"/>
                <w:rFonts w:ascii="&amp;quot" w:eastAsia="Times New Roman" w:hAnsi="&amp;quot" w:cs="Times New Roman"/>
                <w:color w:val="545252"/>
                <w:sz w:val="11"/>
                <w:szCs w:val="11"/>
              </w:rPr>
            </w:pPr>
            <w:ins w:id="25"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"http://www.testautomationguru.com/selenium-webdriver-disposable-selenium-grid-infrastructure-setup-using-zalenium/" \t "_blank" </w:instrText>
              </w:r>
              <w:r w:rsidRPr="00002EEC">
                <w:rPr>
                  <w:rFonts w:ascii="&amp;quot" w:eastAsia="Times New Roman" w:hAnsi="&amp;quot" w:cs="Times New Roman"/>
                  <w:color w:val="0000FF"/>
                  <w:sz w:val="11"/>
                  <w:szCs w:val="11"/>
                  <w:u w:val="single"/>
                </w:rPr>
                <w:fldChar w:fldCharType="separate"/>
              </w:r>
              <w:proofErr w:type="spellStart"/>
              <w:r w:rsidRPr="00002EEC">
                <w:rPr>
                  <w:rFonts w:ascii="&amp;quot" w:eastAsia="Times New Roman" w:hAnsi="&amp;quot" w:cs="Times New Roman"/>
                  <w:color w:val="0000FF"/>
                  <w:sz w:val="11"/>
                  <w:u w:val="single"/>
                </w:rPr>
                <w:t>Zalenium</w:t>
              </w:r>
              <w:proofErr w:type="spellEnd"/>
              <w:r w:rsidRPr="00002EEC">
                <w:rPr>
                  <w:rFonts w:ascii="&amp;quot" w:eastAsia="Times New Roman" w:hAnsi="&amp;quot" w:cs="Times New Roman"/>
                  <w:color w:val="0000FF"/>
                  <w:sz w:val="11"/>
                  <w:u w:val="single"/>
                </w:rPr>
                <w:t xml:space="preserve"> – Yet Another </w:t>
              </w:r>
              <w:proofErr w:type="spellStart"/>
              <w:r w:rsidRPr="00002EEC">
                <w:rPr>
                  <w:rFonts w:ascii="&amp;quot" w:eastAsia="Times New Roman" w:hAnsi="&amp;quot" w:cs="Times New Roman"/>
                  <w:color w:val="0000FF"/>
                  <w:sz w:val="11"/>
                  <w:u w:val="single"/>
                </w:rPr>
                <w:t>Dockerized</w:t>
              </w:r>
              <w:proofErr w:type="spellEnd"/>
              <w:r w:rsidRPr="00002EEC">
                <w:rPr>
                  <w:rFonts w:ascii="&amp;quot" w:eastAsia="Times New Roman" w:hAnsi="&amp;quot" w:cs="Times New Roman"/>
                  <w:color w:val="0000FF"/>
                  <w:sz w:val="11"/>
                  <w:u w:val="single"/>
                </w:rPr>
                <w:t xml:space="preserve"> Selenium Grid</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spacing w:after="68" w:line="197" w:lineRule="atLeast"/>
              <w:rPr>
                <w:ins w:id="26" w:author="Unknown"/>
                <w:rFonts w:ascii="&amp;quot" w:eastAsia="Times New Roman" w:hAnsi="&amp;quot" w:cs="Times New Roman"/>
                <w:color w:val="545252"/>
                <w:sz w:val="11"/>
                <w:szCs w:val="11"/>
              </w:rPr>
            </w:pPr>
            <w:ins w:id="27" w:author="Unknown">
              <w:r w:rsidRPr="00002EEC">
                <w:rPr>
                  <w:rFonts w:ascii="&amp;quot" w:eastAsia="Times New Roman" w:hAnsi="&amp;quot" w:cs="Times New Roman"/>
                  <w:b/>
                  <w:bCs/>
                  <w:color w:val="545252"/>
                  <w:sz w:val="11"/>
                </w:rPr>
                <w:t xml:space="preserve">Selenium / </w:t>
              </w:r>
              <w:proofErr w:type="spellStart"/>
              <w:r w:rsidRPr="00002EEC">
                <w:rPr>
                  <w:rFonts w:ascii="&amp;quot" w:eastAsia="Times New Roman" w:hAnsi="&amp;quot" w:cs="Times New Roman"/>
                  <w:b/>
                  <w:bCs/>
                  <w:color w:val="545252"/>
                  <w:sz w:val="11"/>
                </w:rPr>
                <w:t>Docker</w:t>
              </w:r>
              <w:proofErr w:type="spellEnd"/>
              <w:r w:rsidRPr="00002EEC">
                <w:rPr>
                  <w:rFonts w:ascii="&amp;quot" w:eastAsia="Times New Roman" w:hAnsi="&amp;quot" w:cs="Times New Roman"/>
                  <w:b/>
                  <w:bCs/>
                  <w:color w:val="545252"/>
                  <w:sz w:val="11"/>
                </w:rPr>
                <w:t xml:space="preserve"> / </w:t>
              </w:r>
              <w:proofErr w:type="spellStart"/>
              <w:r w:rsidRPr="00002EEC">
                <w:rPr>
                  <w:rFonts w:ascii="&amp;quot" w:eastAsia="Times New Roman" w:hAnsi="&amp;quot" w:cs="Times New Roman"/>
                  <w:b/>
                  <w:bCs/>
                  <w:color w:val="545252"/>
                  <w:sz w:val="11"/>
                </w:rPr>
                <w:t>Jenkinsfile</w:t>
              </w:r>
              <w:proofErr w:type="spellEnd"/>
              <w:r w:rsidRPr="00002EEC">
                <w:rPr>
                  <w:rFonts w:ascii="&amp;quot" w:eastAsia="Times New Roman" w:hAnsi="&amp;quot" w:cs="Times New Roman"/>
                  <w:b/>
                  <w:bCs/>
                  <w:color w:val="545252"/>
                  <w:sz w:val="11"/>
                </w:rPr>
                <w:t>:</w:t>
              </w:r>
            </w:ins>
          </w:p>
          <w:p w:rsidR="00002EEC" w:rsidRPr="00002EEC" w:rsidRDefault="00002EEC" w:rsidP="00002EEC">
            <w:pPr>
              <w:numPr>
                <w:ilvl w:val="0"/>
                <w:numId w:val="7"/>
              </w:numPr>
              <w:spacing w:before="100" w:beforeAutospacing="1" w:after="100" w:afterAutospacing="1" w:line="197" w:lineRule="atLeast"/>
              <w:ind w:left="0"/>
              <w:rPr>
                <w:ins w:id="28" w:author="Unknown"/>
                <w:rFonts w:ascii="&amp;quot" w:eastAsia="Times New Roman" w:hAnsi="&amp;quot" w:cs="Times New Roman"/>
                <w:color w:val="545252"/>
                <w:sz w:val="11"/>
                <w:szCs w:val="11"/>
              </w:rPr>
            </w:pPr>
            <w:ins w:id="29" w:author="Unknown">
              <w:r w:rsidRPr="00002EEC">
                <w:rPr>
                  <w:rFonts w:ascii="&amp;quot" w:eastAsia="Times New Roman" w:hAnsi="&amp;quot" w:cs="Times New Roman"/>
                  <w:color w:val="0000FF"/>
                  <w:sz w:val="11"/>
                  <w:szCs w:val="11"/>
                </w:rPr>
                <w:fldChar w:fldCharType="begin"/>
              </w:r>
              <w:r w:rsidRPr="00002EEC">
                <w:rPr>
                  <w:rFonts w:ascii="&amp;quot" w:eastAsia="Times New Roman" w:hAnsi="&amp;quot" w:cs="Times New Roman"/>
                  <w:color w:val="0000FF"/>
                  <w:sz w:val="11"/>
                  <w:szCs w:val="11"/>
                </w:rPr>
                <w:instrText xml:space="preserve"> HYPERLINK "http://www.testautomationguru.com/selenium-docker-integration-through-jenkinsfile-part-1-setting-up-tests-and-dependencies/" </w:instrText>
              </w:r>
              <w:r w:rsidRPr="00002EEC">
                <w:rPr>
                  <w:rFonts w:ascii="&amp;quot" w:eastAsia="Times New Roman" w:hAnsi="&amp;quot" w:cs="Times New Roman"/>
                  <w:color w:val="0000FF"/>
                  <w:sz w:val="11"/>
                  <w:szCs w:val="11"/>
                </w:rPr>
                <w:fldChar w:fldCharType="separate"/>
              </w:r>
              <w:r w:rsidRPr="00002EEC">
                <w:rPr>
                  <w:rFonts w:ascii="&amp;quot" w:eastAsia="Times New Roman" w:hAnsi="&amp;quot" w:cs="Times New Roman"/>
                  <w:color w:val="0000FF"/>
                  <w:sz w:val="11"/>
                  <w:u w:val="single"/>
                </w:rPr>
                <w:t xml:space="preserve">Selenium </w:t>
              </w:r>
              <w:proofErr w:type="spellStart"/>
              <w:r w:rsidRPr="00002EEC">
                <w:rPr>
                  <w:rFonts w:ascii="&amp;quot" w:eastAsia="Times New Roman" w:hAnsi="&amp;quot" w:cs="Times New Roman"/>
                  <w:color w:val="0000FF"/>
                  <w:sz w:val="11"/>
                  <w:u w:val="single"/>
                </w:rPr>
                <w:t>Docker</w:t>
              </w:r>
              <w:proofErr w:type="spellEnd"/>
              <w:r w:rsidRPr="00002EEC">
                <w:rPr>
                  <w:rFonts w:ascii="&amp;quot" w:eastAsia="Times New Roman" w:hAnsi="&amp;quot" w:cs="Times New Roman"/>
                  <w:color w:val="0000FF"/>
                  <w:sz w:val="11"/>
                  <w:u w:val="single"/>
                </w:rPr>
                <w:t xml:space="preserve"> Integration Through </w:t>
              </w:r>
              <w:proofErr w:type="spellStart"/>
              <w:r w:rsidRPr="00002EEC">
                <w:rPr>
                  <w:rFonts w:ascii="&amp;quot" w:eastAsia="Times New Roman" w:hAnsi="&amp;quot" w:cs="Times New Roman"/>
                  <w:color w:val="0000FF"/>
                  <w:sz w:val="11"/>
                  <w:u w:val="single"/>
                </w:rPr>
                <w:t>Jenkinsfile</w:t>
              </w:r>
              <w:proofErr w:type="spellEnd"/>
              <w:r w:rsidRPr="00002EEC">
                <w:rPr>
                  <w:rFonts w:ascii="&amp;quot" w:eastAsia="Times New Roman" w:hAnsi="&amp;quot" w:cs="Times New Roman"/>
                  <w:color w:val="0000FF"/>
                  <w:sz w:val="11"/>
                  <w:u w:val="single"/>
                </w:rPr>
                <w:t xml:space="preserve"> – Part 1 – Setting Up Tests &amp; Dependencies</w:t>
              </w:r>
              <w:r w:rsidRPr="00002EEC">
                <w:rPr>
                  <w:rFonts w:ascii="&amp;quot" w:eastAsia="Times New Roman" w:hAnsi="&amp;quot" w:cs="Times New Roman"/>
                  <w:color w:val="0000FF"/>
                  <w:sz w:val="11"/>
                  <w:szCs w:val="11"/>
                </w:rPr>
                <w:fldChar w:fldCharType="end"/>
              </w:r>
            </w:ins>
          </w:p>
          <w:p w:rsidR="00002EEC" w:rsidRPr="00002EEC" w:rsidRDefault="00002EEC" w:rsidP="00002EEC">
            <w:pPr>
              <w:numPr>
                <w:ilvl w:val="0"/>
                <w:numId w:val="7"/>
              </w:numPr>
              <w:spacing w:before="100" w:beforeAutospacing="1" w:after="100" w:afterAutospacing="1" w:line="197" w:lineRule="atLeast"/>
              <w:ind w:left="0"/>
              <w:rPr>
                <w:ins w:id="30" w:author="Unknown"/>
                <w:rFonts w:ascii="&amp;quot" w:eastAsia="Times New Roman" w:hAnsi="&amp;quot" w:cs="Times New Roman"/>
                <w:color w:val="545252"/>
                <w:sz w:val="11"/>
                <w:szCs w:val="11"/>
              </w:rPr>
            </w:pPr>
            <w:ins w:id="31" w:author="Unknown">
              <w:r w:rsidRPr="00002EEC">
                <w:rPr>
                  <w:rFonts w:ascii="&amp;quot" w:eastAsia="Times New Roman" w:hAnsi="&amp;quot" w:cs="Times New Roman"/>
                  <w:color w:val="0000FF"/>
                  <w:sz w:val="11"/>
                  <w:szCs w:val="11"/>
                </w:rPr>
                <w:fldChar w:fldCharType="begin"/>
              </w:r>
              <w:r w:rsidRPr="00002EEC">
                <w:rPr>
                  <w:rFonts w:ascii="&amp;quot" w:eastAsia="Times New Roman" w:hAnsi="&amp;quot" w:cs="Times New Roman"/>
                  <w:color w:val="0000FF"/>
                  <w:sz w:val="11"/>
                  <w:szCs w:val="11"/>
                </w:rPr>
                <w:instrText xml:space="preserve"> HYPERLINK "http://www.testautomationguru.com/selenium-docker-integration-through-jenkinsfile-part-2-building-docker-image-pushing-to-dockerhub/" \t "_blank" </w:instrText>
              </w:r>
              <w:r w:rsidRPr="00002EEC">
                <w:rPr>
                  <w:rFonts w:ascii="&amp;quot" w:eastAsia="Times New Roman" w:hAnsi="&amp;quot" w:cs="Times New Roman"/>
                  <w:color w:val="0000FF"/>
                  <w:sz w:val="11"/>
                  <w:szCs w:val="11"/>
                </w:rPr>
                <w:fldChar w:fldCharType="separate"/>
              </w:r>
              <w:r w:rsidRPr="00002EEC">
                <w:rPr>
                  <w:rFonts w:ascii="&amp;quot" w:eastAsia="Times New Roman" w:hAnsi="&amp;quot" w:cs="Times New Roman"/>
                  <w:color w:val="0000FF"/>
                  <w:sz w:val="11"/>
                  <w:u w:val="single"/>
                </w:rPr>
                <w:t xml:space="preserve">Selenium </w:t>
              </w:r>
              <w:proofErr w:type="spellStart"/>
              <w:r w:rsidRPr="00002EEC">
                <w:rPr>
                  <w:rFonts w:ascii="&amp;quot" w:eastAsia="Times New Roman" w:hAnsi="&amp;quot" w:cs="Times New Roman"/>
                  <w:color w:val="0000FF"/>
                  <w:sz w:val="11"/>
                  <w:u w:val="single"/>
                </w:rPr>
                <w:t>Docker</w:t>
              </w:r>
              <w:proofErr w:type="spellEnd"/>
              <w:r w:rsidRPr="00002EEC">
                <w:rPr>
                  <w:rFonts w:ascii="&amp;quot" w:eastAsia="Times New Roman" w:hAnsi="&amp;quot" w:cs="Times New Roman"/>
                  <w:color w:val="0000FF"/>
                  <w:sz w:val="11"/>
                  <w:u w:val="single"/>
                </w:rPr>
                <w:t xml:space="preserve"> Integration Through </w:t>
              </w:r>
              <w:proofErr w:type="spellStart"/>
              <w:r w:rsidRPr="00002EEC">
                <w:rPr>
                  <w:rFonts w:ascii="&amp;quot" w:eastAsia="Times New Roman" w:hAnsi="&amp;quot" w:cs="Times New Roman"/>
                  <w:color w:val="0000FF"/>
                  <w:sz w:val="11"/>
                  <w:u w:val="single"/>
                </w:rPr>
                <w:t>Jenkinsfile</w:t>
              </w:r>
              <w:proofErr w:type="spellEnd"/>
              <w:r w:rsidRPr="00002EEC">
                <w:rPr>
                  <w:rFonts w:ascii="&amp;quot" w:eastAsia="Times New Roman" w:hAnsi="&amp;quot" w:cs="Times New Roman"/>
                  <w:color w:val="0000FF"/>
                  <w:sz w:val="11"/>
                  <w:u w:val="single"/>
                </w:rPr>
                <w:t xml:space="preserve"> – Part 2 – Building </w:t>
              </w:r>
              <w:proofErr w:type="spellStart"/>
              <w:r w:rsidRPr="00002EEC">
                <w:rPr>
                  <w:rFonts w:ascii="&amp;quot" w:eastAsia="Times New Roman" w:hAnsi="&amp;quot" w:cs="Times New Roman"/>
                  <w:color w:val="0000FF"/>
                  <w:sz w:val="11"/>
                  <w:u w:val="single"/>
                </w:rPr>
                <w:t>Docker</w:t>
              </w:r>
              <w:proofErr w:type="spellEnd"/>
              <w:r w:rsidRPr="00002EEC">
                <w:rPr>
                  <w:rFonts w:ascii="&amp;quot" w:eastAsia="Times New Roman" w:hAnsi="&amp;quot" w:cs="Times New Roman"/>
                  <w:color w:val="0000FF"/>
                  <w:sz w:val="11"/>
                  <w:u w:val="single"/>
                </w:rPr>
                <w:t xml:space="preserve"> Image &amp; Pushing To </w:t>
              </w:r>
              <w:proofErr w:type="spellStart"/>
              <w:r w:rsidRPr="00002EEC">
                <w:rPr>
                  <w:rFonts w:ascii="&amp;quot" w:eastAsia="Times New Roman" w:hAnsi="&amp;quot" w:cs="Times New Roman"/>
                  <w:color w:val="0000FF"/>
                  <w:sz w:val="11"/>
                  <w:u w:val="single"/>
                </w:rPr>
                <w:t>Dockerhub</w:t>
              </w:r>
              <w:proofErr w:type="spellEnd"/>
              <w:r w:rsidRPr="00002EEC">
                <w:rPr>
                  <w:rFonts w:ascii="&amp;quot" w:eastAsia="Times New Roman" w:hAnsi="&amp;quot" w:cs="Times New Roman"/>
                  <w:color w:val="0000FF"/>
                  <w:sz w:val="11"/>
                  <w:szCs w:val="11"/>
                </w:rPr>
                <w:fldChar w:fldCharType="end"/>
              </w:r>
            </w:ins>
          </w:p>
          <w:p w:rsidR="00002EEC" w:rsidRPr="00002EEC" w:rsidRDefault="00002EEC" w:rsidP="00002EEC">
            <w:pPr>
              <w:numPr>
                <w:ilvl w:val="0"/>
                <w:numId w:val="7"/>
              </w:numPr>
              <w:spacing w:before="100" w:beforeAutospacing="1" w:after="100" w:afterAutospacing="1" w:line="197" w:lineRule="atLeast"/>
              <w:ind w:left="0"/>
              <w:rPr>
                <w:ins w:id="32" w:author="Unknown"/>
                <w:rFonts w:ascii="&amp;quot" w:eastAsia="Times New Roman" w:hAnsi="&amp;quot" w:cs="Times New Roman"/>
                <w:color w:val="545252"/>
                <w:sz w:val="11"/>
                <w:szCs w:val="11"/>
              </w:rPr>
            </w:pPr>
            <w:ins w:id="33"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"http://www.testautomationguru.com/selenium-docker-integration-through-jenkinsfile-part-3-executing-tests-inside-docker-container/"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 xml:space="preserve">Selenium </w:t>
              </w:r>
              <w:proofErr w:type="spellStart"/>
              <w:r w:rsidRPr="00002EEC">
                <w:rPr>
                  <w:rFonts w:ascii="&amp;quot" w:eastAsia="Times New Roman" w:hAnsi="&amp;quot" w:cs="Times New Roman"/>
                  <w:color w:val="0000FF"/>
                  <w:sz w:val="11"/>
                  <w:u w:val="single"/>
                </w:rPr>
                <w:t>Docker</w:t>
              </w:r>
              <w:proofErr w:type="spellEnd"/>
              <w:r w:rsidRPr="00002EEC">
                <w:rPr>
                  <w:rFonts w:ascii="&amp;quot" w:eastAsia="Times New Roman" w:hAnsi="&amp;quot" w:cs="Times New Roman"/>
                  <w:color w:val="0000FF"/>
                  <w:sz w:val="11"/>
                  <w:u w:val="single"/>
                </w:rPr>
                <w:t xml:space="preserve"> Integration Through </w:t>
              </w:r>
              <w:proofErr w:type="spellStart"/>
              <w:r w:rsidRPr="00002EEC">
                <w:rPr>
                  <w:rFonts w:ascii="&amp;quot" w:eastAsia="Times New Roman" w:hAnsi="&amp;quot" w:cs="Times New Roman"/>
                  <w:color w:val="0000FF"/>
                  <w:sz w:val="11"/>
                  <w:u w:val="single"/>
                </w:rPr>
                <w:t>Jenkinsfile</w:t>
              </w:r>
              <w:proofErr w:type="spellEnd"/>
              <w:r w:rsidRPr="00002EEC">
                <w:rPr>
                  <w:rFonts w:ascii="&amp;quot" w:eastAsia="Times New Roman" w:hAnsi="&amp;quot" w:cs="Times New Roman"/>
                  <w:color w:val="0000FF"/>
                  <w:sz w:val="11"/>
                  <w:u w:val="single"/>
                </w:rPr>
                <w:t xml:space="preserve"> – Part 3 – Executing Tests Inside </w:t>
              </w:r>
              <w:proofErr w:type="spellStart"/>
              <w:r w:rsidRPr="00002EEC">
                <w:rPr>
                  <w:rFonts w:ascii="&amp;quot" w:eastAsia="Times New Roman" w:hAnsi="&amp;quot" w:cs="Times New Roman"/>
                  <w:color w:val="0000FF"/>
                  <w:sz w:val="11"/>
                  <w:u w:val="single"/>
                </w:rPr>
                <w:t>Docker</w:t>
              </w:r>
              <w:proofErr w:type="spellEnd"/>
              <w:r w:rsidRPr="00002EEC">
                <w:rPr>
                  <w:rFonts w:ascii="&amp;quot" w:eastAsia="Times New Roman" w:hAnsi="&amp;quot" w:cs="Times New Roman"/>
                  <w:color w:val="0000FF"/>
                  <w:sz w:val="11"/>
                  <w:u w:val="single"/>
                </w:rPr>
                <w:t xml:space="preserve"> Container</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spacing w:after="68" w:line="197" w:lineRule="atLeast"/>
              <w:rPr>
                <w:ins w:id="34" w:author="Unknown"/>
                <w:rFonts w:ascii="&amp;quot" w:eastAsia="Times New Roman" w:hAnsi="&amp;quot" w:cs="Times New Roman"/>
                <w:color w:val="545252"/>
                <w:sz w:val="11"/>
                <w:szCs w:val="11"/>
              </w:rPr>
            </w:pPr>
            <w:ins w:id="35" w:author="Unknown">
              <w:r w:rsidRPr="00002EEC">
                <w:rPr>
                  <w:rFonts w:ascii="&amp;quot" w:eastAsia="Times New Roman" w:hAnsi="&amp;quot" w:cs="Times New Roman"/>
                  <w:b/>
                  <w:bCs/>
                  <w:color w:val="545252"/>
                  <w:sz w:val="11"/>
                </w:rPr>
                <w:t>Selenium/</w:t>
              </w:r>
              <w:proofErr w:type="spellStart"/>
              <w:r w:rsidRPr="00002EEC">
                <w:rPr>
                  <w:rFonts w:ascii="&amp;quot" w:eastAsia="Times New Roman" w:hAnsi="&amp;quot" w:cs="Times New Roman"/>
                  <w:b/>
                  <w:bCs/>
                  <w:color w:val="545252"/>
                  <w:sz w:val="11"/>
                </w:rPr>
                <w:t>docker</w:t>
              </w:r>
              <w:proofErr w:type="spellEnd"/>
              <w:r w:rsidRPr="00002EEC">
                <w:rPr>
                  <w:rFonts w:ascii="&amp;quot" w:eastAsia="Times New Roman" w:hAnsi="&amp;quot" w:cs="Times New Roman"/>
                  <w:b/>
                  <w:bCs/>
                  <w:color w:val="545252"/>
                  <w:sz w:val="11"/>
                </w:rPr>
                <w:t>/Maven-</w:t>
              </w:r>
              <w:proofErr w:type="spellStart"/>
              <w:r w:rsidRPr="00002EEC">
                <w:rPr>
                  <w:rFonts w:ascii="&amp;quot" w:eastAsia="Times New Roman" w:hAnsi="&amp;quot" w:cs="Times New Roman"/>
                  <w:b/>
                  <w:bCs/>
                  <w:color w:val="545252"/>
                  <w:sz w:val="11"/>
                </w:rPr>
                <w:t>Plugin</w:t>
              </w:r>
              <w:proofErr w:type="spellEnd"/>
              <w:r w:rsidRPr="00002EEC">
                <w:rPr>
                  <w:rFonts w:ascii="&amp;quot" w:eastAsia="Times New Roman" w:hAnsi="&amp;quot" w:cs="Times New Roman"/>
                  <w:b/>
                  <w:bCs/>
                  <w:color w:val="545252"/>
                  <w:sz w:val="11"/>
                </w:rPr>
                <w:t>:</w:t>
              </w:r>
            </w:ins>
          </w:p>
          <w:p w:rsidR="00002EEC" w:rsidRPr="00002EEC" w:rsidRDefault="00002EEC" w:rsidP="00002EEC">
            <w:pPr>
              <w:numPr>
                <w:ilvl w:val="0"/>
                <w:numId w:val="8"/>
              </w:numPr>
              <w:spacing w:before="100" w:beforeAutospacing="1" w:after="100" w:afterAutospacing="1" w:line="197" w:lineRule="atLeast"/>
              <w:ind w:left="0"/>
              <w:rPr>
                <w:ins w:id="36" w:author="Unknown"/>
                <w:rFonts w:ascii="&amp;quot" w:eastAsia="Times New Roman" w:hAnsi="&amp;quot" w:cs="Times New Roman"/>
                <w:color w:val="545252"/>
                <w:sz w:val="11"/>
                <w:szCs w:val="11"/>
              </w:rPr>
            </w:pPr>
            <w:ins w:id="37"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"http://www.testautomationguru.com/selenium-webdriver-how-to-run-automated-tests-inside-a-docker-container/"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 xml:space="preserve">Running Automated Tests Inside </w:t>
              </w:r>
              <w:proofErr w:type="spellStart"/>
              <w:r w:rsidRPr="00002EEC">
                <w:rPr>
                  <w:rFonts w:ascii="&amp;quot" w:eastAsia="Times New Roman" w:hAnsi="&amp;quot" w:cs="Times New Roman"/>
                  <w:color w:val="0000FF"/>
                  <w:sz w:val="11"/>
                  <w:u w:val="single"/>
                </w:rPr>
                <w:t>Docker</w:t>
              </w:r>
              <w:proofErr w:type="spellEnd"/>
              <w:r w:rsidRPr="00002EEC">
                <w:rPr>
                  <w:rFonts w:ascii="&amp;quot" w:eastAsia="Times New Roman" w:hAnsi="&amp;quot" w:cs="Times New Roman"/>
                  <w:color w:val="0000FF"/>
                  <w:sz w:val="11"/>
                  <w:u w:val="single"/>
                </w:rPr>
                <w:t xml:space="preserve"> Container</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8"/>
              </w:numPr>
              <w:spacing w:before="100" w:beforeAutospacing="1" w:after="100" w:afterAutospacing="1" w:line="197" w:lineRule="atLeast"/>
              <w:ind w:left="0"/>
              <w:rPr>
                <w:ins w:id="38" w:author="Unknown"/>
                <w:rFonts w:ascii="&amp;quot" w:eastAsia="Times New Roman" w:hAnsi="&amp;quot" w:cs="Times New Roman"/>
                <w:color w:val="545252"/>
                <w:sz w:val="11"/>
                <w:szCs w:val="11"/>
              </w:rPr>
            </w:pPr>
            <w:ins w:id="39"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"http://www.testautomationguru.com/selenium-webdriver-how-to-run-multiple-test-suites-using-docker-compose/"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 xml:space="preserve">Running Multiple Test Suites using </w:t>
              </w:r>
              <w:proofErr w:type="spellStart"/>
              <w:r w:rsidRPr="00002EEC">
                <w:rPr>
                  <w:rFonts w:ascii="&amp;quot" w:eastAsia="Times New Roman" w:hAnsi="&amp;quot" w:cs="Times New Roman"/>
                  <w:color w:val="0000FF"/>
                  <w:sz w:val="11"/>
                  <w:u w:val="single"/>
                </w:rPr>
                <w:t>Docker</w:t>
              </w:r>
              <w:proofErr w:type="spellEnd"/>
              <w:r w:rsidRPr="00002EEC">
                <w:rPr>
                  <w:rFonts w:ascii="&amp;quot" w:eastAsia="Times New Roman" w:hAnsi="&amp;quot" w:cs="Times New Roman"/>
                  <w:color w:val="0000FF"/>
                  <w:sz w:val="11"/>
                  <w:u w:val="single"/>
                </w:rPr>
                <w:t xml:space="preserve"> Compose</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spacing w:after="68" w:line="197" w:lineRule="atLeast"/>
              <w:rPr>
                <w:ins w:id="40" w:author="Unknown"/>
                <w:rFonts w:ascii="&amp;quot" w:eastAsia="Times New Roman" w:hAnsi="&amp;quot" w:cs="Times New Roman"/>
                <w:color w:val="545252"/>
                <w:sz w:val="11"/>
                <w:szCs w:val="11"/>
              </w:rPr>
            </w:pPr>
            <w:ins w:id="41" w:author="Unknown">
              <w:r w:rsidRPr="00002EEC">
                <w:rPr>
                  <w:rFonts w:ascii="&amp;quot" w:eastAsia="Times New Roman" w:hAnsi="&amp;quot" w:cs="Times New Roman"/>
                  <w:b/>
                  <w:bCs/>
                  <w:color w:val="545252"/>
                  <w:sz w:val="11"/>
                </w:rPr>
                <w:t>Misc</w:t>
              </w:r>
              <w:r w:rsidRPr="00002EEC">
                <w:rPr>
                  <w:rFonts w:ascii="&amp;quot" w:eastAsia="Times New Roman" w:hAnsi="&amp;quot" w:cs="Times New Roman"/>
                  <w:color w:val="545252"/>
                  <w:sz w:val="11"/>
                  <w:szCs w:val="11"/>
                </w:rPr>
                <w:t>:</w:t>
              </w:r>
            </w:ins>
          </w:p>
          <w:p w:rsidR="00002EEC" w:rsidRPr="00002EEC" w:rsidRDefault="00002EEC" w:rsidP="00002EEC">
            <w:pPr>
              <w:numPr>
                <w:ilvl w:val="0"/>
                <w:numId w:val="9"/>
              </w:numPr>
              <w:spacing w:before="100" w:beforeAutospacing="1" w:after="100" w:afterAutospacing="1" w:line="197" w:lineRule="atLeast"/>
              <w:ind w:left="0"/>
              <w:rPr>
                <w:ins w:id="42" w:author="Unknown"/>
                <w:rFonts w:ascii="&amp;quot" w:eastAsia="Times New Roman" w:hAnsi="&amp;quot" w:cs="Times New Roman"/>
                <w:color w:val="545252"/>
                <w:sz w:val="11"/>
                <w:szCs w:val="11"/>
              </w:rPr>
            </w:pPr>
            <w:ins w:id="43"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"http://www.testautomationguru.com/selenium-webdriver-file-downloads-uploads-using-docker-grids/"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 xml:space="preserve">Automating File Upload &amp; Downloads with </w:t>
              </w:r>
              <w:proofErr w:type="spellStart"/>
              <w:r w:rsidRPr="00002EEC">
                <w:rPr>
                  <w:rFonts w:ascii="&amp;quot" w:eastAsia="Times New Roman" w:hAnsi="&amp;quot" w:cs="Times New Roman"/>
                  <w:color w:val="0000FF"/>
                  <w:sz w:val="11"/>
                  <w:u w:val="single"/>
                </w:rPr>
                <w:t>Docker</w:t>
              </w:r>
              <w:proofErr w:type="spellEnd"/>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9"/>
              </w:numPr>
              <w:spacing w:before="100" w:beforeAutospacing="1" w:after="100" w:afterAutospacing="1" w:line="197" w:lineRule="atLeast"/>
              <w:ind w:left="0"/>
              <w:rPr>
                <w:ins w:id="44" w:author="Unknown"/>
                <w:rFonts w:ascii="&amp;quot" w:eastAsia="Times New Roman" w:hAnsi="&amp;quot" w:cs="Times New Roman"/>
                <w:color w:val="545252"/>
                <w:sz w:val="11"/>
                <w:szCs w:val="11"/>
              </w:rPr>
            </w:pPr>
            <w:ins w:id="45"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"http://www.testautomationguru.com/selenium-webdriver-how-to-distribute-docker-images-part-3/"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 xml:space="preserve">Distributing </w:t>
              </w:r>
              <w:proofErr w:type="spellStart"/>
              <w:r w:rsidRPr="00002EEC">
                <w:rPr>
                  <w:rFonts w:ascii="&amp;quot" w:eastAsia="Times New Roman" w:hAnsi="&amp;quot" w:cs="Times New Roman"/>
                  <w:color w:val="0000FF"/>
                  <w:sz w:val="11"/>
                  <w:u w:val="single"/>
                </w:rPr>
                <w:t>Docker</w:t>
              </w:r>
              <w:proofErr w:type="spellEnd"/>
              <w:r w:rsidRPr="00002EEC">
                <w:rPr>
                  <w:rFonts w:ascii="&amp;quot" w:eastAsia="Times New Roman" w:hAnsi="&amp;quot" w:cs="Times New Roman"/>
                  <w:color w:val="0000FF"/>
                  <w:sz w:val="11"/>
                  <w:u w:val="single"/>
                </w:rPr>
                <w:t xml:space="preserve"> Images</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9"/>
              </w:numPr>
              <w:spacing w:before="100" w:beforeAutospacing="1" w:after="100" w:afterAutospacing="1" w:line="197" w:lineRule="atLeast"/>
              <w:ind w:left="0"/>
              <w:rPr>
                <w:ins w:id="46" w:author="Unknown"/>
                <w:rFonts w:ascii="&amp;quot" w:eastAsia="Times New Roman" w:hAnsi="&amp;quot" w:cs="Times New Roman"/>
                <w:color w:val="545252"/>
                <w:sz w:val="11"/>
                <w:szCs w:val="11"/>
              </w:rPr>
            </w:pPr>
            <w:ins w:id="47"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"http://www.testautomationguru.com/selenium-webdriver-running-dockerizied-automated-tests-using-portainer/"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 xml:space="preserve">Running </w:t>
              </w:r>
              <w:proofErr w:type="spellStart"/>
              <w:r w:rsidRPr="00002EEC">
                <w:rPr>
                  <w:rFonts w:ascii="&amp;quot" w:eastAsia="Times New Roman" w:hAnsi="&amp;quot" w:cs="Times New Roman"/>
                  <w:color w:val="0000FF"/>
                  <w:sz w:val="11"/>
                  <w:u w:val="single"/>
                </w:rPr>
                <w:t>Dockerized</w:t>
              </w:r>
              <w:proofErr w:type="spellEnd"/>
              <w:r w:rsidRPr="00002EEC">
                <w:rPr>
                  <w:rFonts w:ascii="&amp;quot" w:eastAsia="Times New Roman" w:hAnsi="&amp;quot" w:cs="Times New Roman"/>
                  <w:color w:val="0000FF"/>
                  <w:sz w:val="11"/>
                  <w:u w:val="single"/>
                </w:rPr>
                <w:t xml:space="preserve"> </w:t>
              </w:r>
              <w:proofErr w:type="spellStart"/>
              <w:r w:rsidRPr="00002EEC">
                <w:rPr>
                  <w:rFonts w:ascii="&amp;quot" w:eastAsia="Times New Roman" w:hAnsi="&amp;quot" w:cs="Times New Roman"/>
                  <w:color w:val="0000FF"/>
                  <w:sz w:val="11"/>
                  <w:u w:val="single"/>
                </w:rPr>
                <w:t>Docker</w:t>
              </w:r>
              <w:proofErr w:type="spellEnd"/>
              <w:r w:rsidRPr="00002EEC">
                <w:rPr>
                  <w:rFonts w:ascii="&amp;quot" w:eastAsia="Times New Roman" w:hAnsi="&amp;quot" w:cs="Times New Roman"/>
                  <w:color w:val="0000FF"/>
                  <w:sz w:val="11"/>
                  <w:u w:val="single"/>
                </w:rPr>
                <w:t xml:space="preserve"> Images Using </w:t>
              </w:r>
              <w:proofErr w:type="spellStart"/>
              <w:r w:rsidRPr="00002EEC">
                <w:rPr>
                  <w:rFonts w:ascii="&amp;quot" w:eastAsia="Times New Roman" w:hAnsi="&amp;quot" w:cs="Times New Roman"/>
                  <w:color w:val="0000FF"/>
                  <w:sz w:val="11"/>
                  <w:u w:val="single"/>
                </w:rPr>
                <w:t>Portainer</w:t>
              </w:r>
              <w:proofErr w:type="spellEnd"/>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spacing w:before="136" w:after="68" w:line="180" w:lineRule="atLeast"/>
              <w:outlineLvl w:val="1"/>
              <w:rPr>
                <w:ins w:id="48" w:author="Unknown"/>
                <w:rFonts w:ascii="&amp;quot" w:eastAsia="Times New Roman" w:hAnsi="&amp;quot" w:cs="Times New Roman"/>
                <w:color w:val="333333"/>
                <w:sz w:val="16"/>
                <w:szCs w:val="16"/>
              </w:rPr>
            </w:pPr>
            <w:ins w:id="49" w:author="Unknown">
              <w:r w:rsidRPr="00002EEC">
                <w:rPr>
                  <w:rFonts w:ascii="&amp;quot" w:eastAsia="Times New Roman" w:hAnsi="&amp;quot" w:cs="Times New Roman"/>
                  <w:b/>
                  <w:bCs/>
                  <w:color w:val="333333"/>
                  <w:sz w:val="16"/>
                  <w:u w:val="single"/>
                </w:rPr>
                <w:t>For Complex Design Issues:</w:t>
              </w:r>
            </w:ins>
          </w:p>
          <w:p w:rsidR="00002EEC" w:rsidRPr="00002EEC" w:rsidRDefault="00002EEC" w:rsidP="00002EEC">
            <w:pPr>
              <w:numPr>
                <w:ilvl w:val="0"/>
                <w:numId w:val="10"/>
              </w:numPr>
              <w:spacing w:before="100" w:beforeAutospacing="1" w:after="100" w:afterAutospacing="1" w:line="197" w:lineRule="atLeast"/>
              <w:ind w:left="0"/>
              <w:rPr>
                <w:ins w:id="50" w:author="Unknown"/>
                <w:rFonts w:ascii="&amp;quot" w:eastAsia="Times New Roman" w:hAnsi="&amp;quot" w:cs="Times New Roman"/>
                <w:color w:val="545252"/>
                <w:sz w:val="11"/>
                <w:szCs w:val="11"/>
              </w:rPr>
            </w:pPr>
            <w:ins w:id="51"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"http://www.testautomationguru.com/selenium-webdriver-design-patterns-in-test-automation-factory-pattern/"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Factory Pattern</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10"/>
              </w:numPr>
              <w:spacing w:before="100" w:beforeAutospacing="1" w:after="100" w:afterAutospacing="1" w:line="197" w:lineRule="atLeast"/>
              <w:ind w:left="0"/>
              <w:rPr>
                <w:ins w:id="52" w:author="Unknown"/>
                <w:rFonts w:ascii="&amp;quot" w:eastAsia="Times New Roman" w:hAnsi="&amp;quot" w:cs="Times New Roman"/>
                <w:color w:val="545252"/>
                <w:sz w:val="11"/>
                <w:szCs w:val="11"/>
              </w:rPr>
            </w:pPr>
            <w:ins w:id="53"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"http://www.testautomationguru.com/selenium-webdriver-design-patterns-in-test-automation-decorator-design-pattern/"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Decorator Design Pattern</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10"/>
              </w:numPr>
              <w:spacing w:before="100" w:beforeAutospacing="1" w:after="100" w:afterAutospacing="1" w:line="197" w:lineRule="atLeast"/>
              <w:ind w:left="0"/>
              <w:rPr>
                <w:ins w:id="54" w:author="Unknown"/>
                <w:rFonts w:ascii="&amp;quot" w:eastAsia="Times New Roman" w:hAnsi="&amp;quot" w:cs="Times New Roman"/>
                <w:color w:val="545252"/>
                <w:sz w:val="11"/>
                <w:szCs w:val="11"/>
              </w:rPr>
            </w:pPr>
            <w:ins w:id="55"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"http://www.testautomationguru.com/selenium-webdriver-design-patterns-in-test-automation-strategy-pattern/"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Strategy Design Pattern</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10"/>
              </w:numPr>
              <w:spacing w:before="100" w:beforeAutospacing="1" w:after="100" w:afterAutospacing="1" w:line="197" w:lineRule="atLeast"/>
              <w:ind w:left="0"/>
              <w:rPr>
                <w:ins w:id="56" w:author="Unknown"/>
                <w:rFonts w:ascii="&amp;quot" w:eastAsia="Times New Roman" w:hAnsi="&amp;quot" w:cs="Times New Roman"/>
                <w:color w:val="545252"/>
                <w:sz w:val="11"/>
                <w:szCs w:val="11"/>
              </w:rPr>
            </w:pPr>
            <w:ins w:id="57" w:author="Unknown">
              <w:r w:rsidRPr="00002EEC">
                <w:rPr>
                  <w:rFonts w:ascii="&amp;quot" w:eastAsia="Times New Roman" w:hAnsi="&amp;quot" w:cs="Times New Roman"/>
                  <w:color w:val="0000FF"/>
                  <w:sz w:val="11"/>
                  <w:szCs w:val="11"/>
                  <w:u w:val="single"/>
                </w:rPr>
                <w:lastRenderedPageBreak/>
                <w:fldChar w:fldCharType="begin"/>
              </w:r>
              <w:r w:rsidRPr="00002EEC">
                <w:rPr>
                  <w:rFonts w:ascii="&amp;quot" w:eastAsia="Times New Roman" w:hAnsi="&amp;quot" w:cs="Times New Roman"/>
                  <w:color w:val="0000FF"/>
                  <w:sz w:val="11"/>
                  <w:szCs w:val="11"/>
                  <w:u w:val="single"/>
                </w:rPr>
                <w:instrText xml:space="preserve"> HYPERLINK "http://www.testautomationguru.com/selenium-webdriver-design-patterns-in-test-automation-template-method-pattern/"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Template Method Design Pattern</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10"/>
              </w:numPr>
              <w:spacing w:before="100" w:beforeAutospacing="1" w:after="100" w:afterAutospacing="1" w:line="197" w:lineRule="atLeast"/>
              <w:ind w:left="0"/>
              <w:rPr>
                <w:ins w:id="58" w:author="Unknown"/>
                <w:rFonts w:ascii="&amp;quot" w:eastAsia="Times New Roman" w:hAnsi="&amp;quot" w:cs="Times New Roman"/>
                <w:color w:val="545252"/>
                <w:sz w:val="11"/>
                <w:szCs w:val="11"/>
              </w:rPr>
            </w:pPr>
            <w:ins w:id="59"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"http://www.testautomationguru.com/selenium-webdriver-design-patterns-in-test-automation-proxy-pattern/"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Proxy Method Design Pattern </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10"/>
              </w:numPr>
              <w:spacing w:before="100" w:beforeAutospacing="1" w:after="100" w:afterAutospacing="1" w:line="197" w:lineRule="atLeast"/>
              <w:ind w:left="0"/>
              <w:rPr>
                <w:ins w:id="60" w:author="Unknown"/>
                <w:rFonts w:ascii="&amp;quot" w:eastAsia="Times New Roman" w:hAnsi="&amp;quot" w:cs="Times New Roman"/>
                <w:color w:val="545252"/>
                <w:sz w:val="11"/>
                <w:szCs w:val="11"/>
              </w:rPr>
            </w:pPr>
            <w:ins w:id="61"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"http://www.testautomationguru.com/selenium-webdriver-design-patterns-in-test-automation-chain-of-responsibility-design-pattern/"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Chain Of Responsibility Design Pattern</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10"/>
              </w:numPr>
              <w:spacing w:before="100" w:beforeAutospacing="1" w:after="100" w:afterAutospacing="1" w:line="197" w:lineRule="atLeast"/>
              <w:ind w:left="0"/>
              <w:rPr>
                <w:ins w:id="62" w:author="Unknown"/>
                <w:rFonts w:ascii="&amp;quot" w:eastAsia="Times New Roman" w:hAnsi="&amp;quot" w:cs="Times New Roman"/>
                <w:color w:val="545252"/>
                <w:sz w:val="11"/>
                <w:szCs w:val="11"/>
              </w:rPr>
            </w:pPr>
            <w:ins w:id="63"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"http://www.testautomationguru.com/selenium-webdriver-execute-around/"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Execute Around Method Pattern</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spacing w:before="136" w:after="68" w:line="180" w:lineRule="atLeast"/>
              <w:outlineLvl w:val="1"/>
              <w:rPr>
                <w:ins w:id="64" w:author="Unknown"/>
                <w:rFonts w:ascii="&amp;quot" w:eastAsia="Times New Roman" w:hAnsi="&amp;quot" w:cs="Times New Roman"/>
                <w:color w:val="333333"/>
                <w:sz w:val="16"/>
                <w:szCs w:val="16"/>
              </w:rPr>
            </w:pPr>
            <w:proofErr w:type="spellStart"/>
            <w:ins w:id="65" w:author="Unknown">
              <w:r w:rsidRPr="00002EEC">
                <w:rPr>
                  <w:rFonts w:ascii="&amp;quot" w:eastAsia="Times New Roman" w:hAnsi="&amp;quot" w:cs="Times New Roman"/>
                  <w:b/>
                  <w:bCs/>
                  <w:color w:val="333333"/>
                  <w:sz w:val="16"/>
                  <w:u w:val="single"/>
                </w:rPr>
                <w:t>TestNG</w:t>
              </w:r>
              <w:proofErr w:type="spellEnd"/>
              <w:r w:rsidRPr="00002EEC">
                <w:rPr>
                  <w:rFonts w:ascii="&amp;quot" w:eastAsia="Times New Roman" w:hAnsi="&amp;quot" w:cs="Times New Roman"/>
                  <w:b/>
                  <w:bCs/>
                  <w:color w:val="333333"/>
                  <w:sz w:val="16"/>
                  <w:u w:val="single"/>
                </w:rPr>
                <w:t xml:space="preserve"> &amp; Test Data Setup:</w:t>
              </w:r>
            </w:ins>
          </w:p>
          <w:p w:rsidR="00002EEC" w:rsidRPr="00002EEC" w:rsidRDefault="00002EEC" w:rsidP="00002EEC">
            <w:pPr>
              <w:numPr>
                <w:ilvl w:val="0"/>
                <w:numId w:val="11"/>
              </w:numPr>
              <w:spacing w:before="100" w:beforeAutospacing="1" w:after="100" w:afterAutospacing="1" w:line="197" w:lineRule="atLeast"/>
              <w:ind w:left="0"/>
              <w:rPr>
                <w:ins w:id="66" w:author="Unknown"/>
                <w:rFonts w:ascii="&amp;quot" w:eastAsia="Times New Roman" w:hAnsi="&amp;quot" w:cs="Times New Roman"/>
                <w:color w:val="545252"/>
                <w:sz w:val="11"/>
                <w:szCs w:val="11"/>
              </w:rPr>
            </w:pPr>
            <w:ins w:id="67"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"http://www.testautomationguru.com/selenium-webdriver-how-to-design-tests-test-data/" \t "_blank" </w:instrText>
              </w:r>
              <w:r w:rsidRPr="00002EEC">
                <w:rPr>
                  <w:rFonts w:ascii="&amp;quot" w:eastAsia="Times New Roman" w:hAnsi="&amp;quot" w:cs="Times New Roman"/>
                  <w:color w:val="0000FF"/>
                  <w:sz w:val="11"/>
                  <w:szCs w:val="11"/>
                  <w:u w:val="single"/>
                </w:rPr>
                <w:fldChar w:fldCharType="separate"/>
              </w:r>
              <w:proofErr w:type="spellStart"/>
              <w:r w:rsidRPr="00002EEC">
                <w:rPr>
                  <w:rFonts w:ascii="&amp;quot" w:eastAsia="Times New Roman" w:hAnsi="&amp;quot" w:cs="Times New Roman"/>
                  <w:color w:val="0000FF"/>
                  <w:sz w:val="11"/>
                  <w:u w:val="single"/>
                </w:rPr>
                <w:t>TestNG</w:t>
              </w:r>
              <w:proofErr w:type="spellEnd"/>
              <w:r w:rsidRPr="00002EEC">
                <w:rPr>
                  <w:rFonts w:ascii="&amp;quot" w:eastAsia="Times New Roman" w:hAnsi="&amp;quot" w:cs="Times New Roman"/>
                  <w:color w:val="0000FF"/>
                  <w:sz w:val="11"/>
                  <w:u w:val="single"/>
                </w:rPr>
                <w:t xml:space="preserve"> Test &amp; Data Design</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11"/>
              </w:numPr>
              <w:spacing w:before="100" w:beforeAutospacing="1" w:after="100" w:afterAutospacing="1" w:line="197" w:lineRule="atLeast"/>
              <w:ind w:left="0"/>
              <w:rPr>
                <w:ins w:id="68" w:author="Unknown"/>
                <w:rFonts w:ascii="&amp;quot" w:eastAsia="Times New Roman" w:hAnsi="&amp;quot" w:cs="Times New Roman"/>
                <w:color w:val="545252"/>
                <w:sz w:val="11"/>
                <w:szCs w:val="11"/>
              </w:rPr>
            </w:pPr>
            <w:ins w:id="69"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"http://www.testautomationguru.com/selenium-webdriverreusable-tests-testng/"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 xml:space="preserve">Hybrid </w:t>
              </w:r>
              <w:proofErr w:type="spellStart"/>
              <w:r w:rsidRPr="00002EEC">
                <w:rPr>
                  <w:rFonts w:ascii="&amp;quot" w:eastAsia="Times New Roman" w:hAnsi="&amp;quot" w:cs="Times New Roman"/>
                  <w:color w:val="0000FF"/>
                  <w:sz w:val="11"/>
                  <w:u w:val="single"/>
                </w:rPr>
                <w:t>TestNG</w:t>
              </w:r>
              <w:proofErr w:type="spellEnd"/>
              <w:r w:rsidRPr="00002EEC">
                <w:rPr>
                  <w:rFonts w:ascii="&amp;quot" w:eastAsia="Times New Roman" w:hAnsi="&amp;quot" w:cs="Times New Roman"/>
                  <w:color w:val="0000FF"/>
                  <w:sz w:val="11"/>
                  <w:u w:val="single"/>
                </w:rPr>
                <w:t xml:space="preserve"> Framework</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11"/>
              </w:numPr>
              <w:spacing w:before="100" w:beforeAutospacing="1" w:after="100" w:afterAutospacing="1" w:line="197" w:lineRule="atLeast"/>
              <w:ind w:left="0"/>
              <w:rPr>
                <w:ins w:id="70" w:author="Unknown"/>
                <w:rFonts w:ascii="&amp;quot" w:eastAsia="Times New Roman" w:hAnsi="&amp;quot" w:cs="Times New Roman"/>
                <w:color w:val="545252"/>
                <w:sz w:val="11"/>
                <w:szCs w:val="11"/>
              </w:rPr>
            </w:pPr>
            <w:ins w:id="71"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"http://www.testautomationguru.com/selenium-webdriver-how-to-improve-your-assertions-using-assertj/"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 xml:space="preserve">Improved Test Assertions Using </w:t>
              </w:r>
              <w:proofErr w:type="spellStart"/>
              <w:r w:rsidRPr="00002EEC">
                <w:rPr>
                  <w:rFonts w:ascii="&amp;quot" w:eastAsia="Times New Roman" w:hAnsi="&amp;quot" w:cs="Times New Roman"/>
                  <w:color w:val="0000FF"/>
                  <w:sz w:val="11"/>
                  <w:u w:val="single"/>
                </w:rPr>
                <w:t>AssertJ</w:t>
              </w:r>
              <w:proofErr w:type="spellEnd"/>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11"/>
              </w:numPr>
              <w:spacing w:before="100" w:beforeAutospacing="1" w:after="100" w:afterAutospacing="1" w:line="197" w:lineRule="atLeast"/>
              <w:ind w:left="0"/>
              <w:rPr>
                <w:ins w:id="72" w:author="Unknown"/>
                <w:rFonts w:ascii="&amp;quot" w:eastAsia="Times New Roman" w:hAnsi="&amp;quot" w:cs="Times New Roman"/>
                <w:color w:val="545252"/>
                <w:sz w:val="11"/>
                <w:szCs w:val="11"/>
              </w:rPr>
            </w:pPr>
            <w:ins w:id="73"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"http://www.testautomationguru.com/selenium-webdriver-how-to-generate-test-data-using-jfairy/"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 xml:space="preserve">Generating Test Data Using </w:t>
              </w:r>
              <w:proofErr w:type="spellStart"/>
              <w:r w:rsidRPr="00002EEC">
                <w:rPr>
                  <w:rFonts w:ascii="&amp;quot" w:eastAsia="Times New Roman" w:hAnsi="&amp;quot" w:cs="Times New Roman"/>
                  <w:color w:val="0000FF"/>
                  <w:sz w:val="11"/>
                  <w:u w:val="single"/>
                </w:rPr>
                <w:t>JFairy</w:t>
              </w:r>
              <w:proofErr w:type="spellEnd"/>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11"/>
              </w:numPr>
              <w:spacing w:before="100" w:beforeAutospacing="1" w:after="100" w:afterAutospacing="1" w:line="197" w:lineRule="atLeast"/>
              <w:ind w:left="0"/>
              <w:rPr>
                <w:ins w:id="74" w:author="Unknown"/>
                <w:rFonts w:ascii="&amp;quot" w:eastAsia="Times New Roman" w:hAnsi="&amp;quot" w:cs="Times New Roman"/>
                <w:color w:val="545252"/>
                <w:sz w:val="11"/>
                <w:szCs w:val="11"/>
              </w:rPr>
            </w:pPr>
            <w:ins w:id="75"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"http://www.testautomationguru.com/selenium-webdriver-creating-testng-suite-xml-from-spreadsheet/"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 xml:space="preserve">Creating </w:t>
              </w:r>
              <w:proofErr w:type="spellStart"/>
              <w:r w:rsidRPr="00002EEC">
                <w:rPr>
                  <w:rFonts w:ascii="&amp;quot" w:eastAsia="Times New Roman" w:hAnsi="&amp;quot" w:cs="Times New Roman"/>
                  <w:color w:val="0000FF"/>
                  <w:sz w:val="11"/>
                  <w:u w:val="single"/>
                </w:rPr>
                <w:t>TestNG</w:t>
              </w:r>
              <w:proofErr w:type="spellEnd"/>
              <w:r w:rsidRPr="00002EEC">
                <w:rPr>
                  <w:rFonts w:ascii="&amp;quot" w:eastAsia="Times New Roman" w:hAnsi="&amp;quot" w:cs="Times New Roman"/>
                  <w:color w:val="0000FF"/>
                  <w:sz w:val="11"/>
                  <w:u w:val="single"/>
                </w:rPr>
                <w:t xml:space="preserve"> Suite XML From Spreadsheet</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spacing w:before="136" w:after="68" w:line="180" w:lineRule="atLeast"/>
              <w:outlineLvl w:val="1"/>
              <w:rPr>
                <w:ins w:id="76" w:author="Unknown"/>
                <w:rFonts w:ascii="&amp;quot" w:eastAsia="Times New Roman" w:hAnsi="&amp;quot" w:cs="Times New Roman"/>
                <w:color w:val="333333"/>
                <w:sz w:val="16"/>
                <w:szCs w:val="16"/>
              </w:rPr>
            </w:pPr>
            <w:ins w:id="77" w:author="Unknown">
              <w:r w:rsidRPr="00002EEC">
                <w:rPr>
                  <w:rFonts w:ascii="&amp;quot" w:eastAsia="Times New Roman" w:hAnsi="&amp;quot" w:cs="Times New Roman"/>
                  <w:b/>
                  <w:bCs/>
                  <w:color w:val="333333"/>
                  <w:sz w:val="16"/>
                  <w:u w:val="single"/>
                </w:rPr>
                <w:t>Visual Validation:</w:t>
              </w:r>
            </w:ins>
          </w:p>
          <w:p w:rsidR="00002EEC" w:rsidRPr="00002EEC" w:rsidRDefault="00002EEC" w:rsidP="00002EEC">
            <w:pPr>
              <w:numPr>
                <w:ilvl w:val="0"/>
                <w:numId w:val="12"/>
              </w:numPr>
              <w:spacing w:before="100" w:beforeAutospacing="1" w:after="100" w:afterAutospacing="1" w:line="197" w:lineRule="atLeast"/>
              <w:ind w:left="0"/>
              <w:rPr>
                <w:ins w:id="78" w:author="Unknown"/>
                <w:rFonts w:ascii="&amp;quot" w:eastAsia="Times New Roman" w:hAnsi="&amp;quot" w:cs="Times New Roman"/>
                <w:color w:val="545252"/>
                <w:sz w:val="11"/>
                <w:szCs w:val="11"/>
              </w:rPr>
            </w:pPr>
            <w:ins w:id="79"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"http://www.testautomationguru.com/selenium-webdriver-how-to-automate-charts-and-graphs-validation/"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Charts &amp; Graphs Validations</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12"/>
              </w:numPr>
              <w:spacing w:before="100" w:beforeAutospacing="1" w:after="100" w:afterAutospacing="1" w:line="197" w:lineRule="atLeast"/>
              <w:ind w:left="0"/>
              <w:rPr>
                <w:ins w:id="80" w:author="Unknown"/>
                <w:rFonts w:ascii="&amp;quot" w:eastAsia="Times New Roman" w:hAnsi="&amp;quot" w:cs="Times New Roman"/>
                <w:color w:val="545252"/>
                <w:sz w:val="11"/>
                <w:szCs w:val="11"/>
              </w:rPr>
            </w:pPr>
            <w:ins w:id="81"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"http://www.testautomationguru.com/ocular-automated-visual-validation-for-selenium-webdriver-test-automation-frameworks/"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Automated Visual Validation Using Ocular</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12"/>
              </w:numPr>
              <w:spacing w:before="100" w:beforeAutospacing="1" w:after="100" w:afterAutospacing="1" w:line="197" w:lineRule="atLeast"/>
              <w:ind w:left="0"/>
              <w:rPr>
                <w:ins w:id="82" w:author="Unknown"/>
                <w:rFonts w:ascii="&amp;quot" w:eastAsia="Times New Roman" w:hAnsi="&amp;quot" w:cs="Times New Roman"/>
                <w:color w:val="545252"/>
                <w:sz w:val="11"/>
                <w:szCs w:val="11"/>
              </w:rPr>
            </w:pPr>
            <w:ins w:id="83"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"http://www.testautomationguru.com/selenium-webdriver-how-to-automate-responsive-design-testing/"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Responsive Web Design Testing</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spacing w:before="136" w:after="68" w:line="180" w:lineRule="atLeast"/>
              <w:outlineLvl w:val="1"/>
              <w:rPr>
                <w:ins w:id="84" w:author="Unknown"/>
                <w:rFonts w:ascii="&amp;quot" w:eastAsia="Times New Roman" w:hAnsi="&amp;quot" w:cs="Times New Roman"/>
                <w:color w:val="333333"/>
                <w:sz w:val="16"/>
                <w:szCs w:val="16"/>
              </w:rPr>
            </w:pPr>
            <w:ins w:id="85" w:author="Unknown">
              <w:r w:rsidRPr="00002EEC">
                <w:rPr>
                  <w:rFonts w:ascii="&amp;quot" w:eastAsia="Times New Roman" w:hAnsi="&amp;quot" w:cs="Times New Roman"/>
                  <w:b/>
                  <w:bCs/>
                  <w:color w:val="333333"/>
                  <w:sz w:val="16"/>
                  <w:u w:val="single"/>
                </w:rPr>
                <w:t xml:space="preserve">Multi Factor Authentication / </w:t>
              </w:r>
              <w:proofErr w:type="spellStart"/>
              <w:r w:rsidRPr="00002EEC">
                <w:rPr>
                  <w:rFonts w:ascii="&amp;quot" w:eastAsia="Times New Roman" w:hAnsi="&amp;quot" w:cs="Times New Roman"/>
                  <w:b/>
                  <w:bCs/>
                  <w:color w:val="333333"/>
                  <w:sz w:val="16"/>
                  <w:u w:val="single"/>
                </w:rPr>
                <w:t>EMail</w:t>
              </w:r>
              <w:proofErr w:type="spellEnd"/>
              <w:r w:rsidRPr="00002EEC">
                <w:rPr>
                  <w:rFonts w:ascii="&amp;quot" w:eastAsia="Times New Roman" w:hAnsi="&amp;quot" w:cs="Times New Roman"/>
                  <w:b/>
                  <w:bCs/>
                  <w:color w:val="333333"/>
                  <w:sz w:val="16"/>
                  <w:u w:val="single"/>
                </w:rPr>
                <w:t xml:space="preserve"> / SMS Validation:</w:t>
              </w:r>
            </w:ins>
          </w:p>
          <w:p w:rsidR="00002EEC" w:rsidRPr="00002EEC" w:rsidRDefault="00002EEC" w:rsidP="00002EEC">
            <w:pPr>
              <w:numPr>
                <w:ilvl w:val="0"/>
                <w:numId w:val="13"/>
              </w:numPr>
              <w:spacing w:before="100" w:beforeAutospacing="1" w:after="100" w:afterAutospacing="1" w:line="197" w:lineRule="atLeast"/>
              <w:ind w:left="0"/>
              <w:rPr>
                <w:ins w:id="86" w:author="Unknown"/>
                <w:rFonts w:ascii="&amp;quot" w:eastAsia="Times New Roman" w:hAnsi="&amp;quot" w:cs="Times New Roman"/>
                <w:color w:val="545252"/>
                <w:sz w:val="11"/>
                <w:szCs w:val="11"/>
              </w:rPr>
            </w:pPr>
            <w:ins w:id="87"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"http://www.testautomationguru.com/selenium-webdriver-multi-factor-authentication-sms/"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SMS</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13"/>
              </w:numPr>
              <w:spacing w:before="100" w:beforeAutospacing="1" w:after="100" w:afterAutospacing="1" w:line="197" w:lineRule="atLeast"/>
              <w:ind w:left="0"/>
              <w:rPr>
                <w:ins w:id="88" w:author="Unknown"/>
                <w:rFonts w:ascii="&amp;quot" w:eastAsia="Times New Roman" w:hAnsi="&amp;quot" w:cs="Times New Roman"/>
                <w:color w:val="545252"/>
                <w:sz w:val="11"/>
                <w:szCs w:val="11"/>
              </w:rPr>
            </w:pPr>
            <w:ins w:id="89"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"http://www.testautomationguru.com/selenium-webdriver-email-validation-with-disposable-email-addresses/" </w:instrText>
              </w:r>
              <w:r w:rsidRPr="00002EEC">
                <w:rPr>
                  <w:rFonts w:ascii="&amp;quot" w:eastAsia="Times New Roman" w:hAnsi="&amp;quot" w:cs="Times New Roman"/>
                  <w:color w:val="0000FF"/>
                  <w:sz w:val="11"/>
                  <w:szCs w:val="11"/>
                  <w:u w:val="single"/>
                </w:rPr>
                <w:fldChar w:fldCharType="separate"/>
              </w:r>
              <w:proofErr w:type="spellStart"/>
              <w:r w:rsidRPr="00002EEC">
                <w:rPr>
                  <w:rFonts w:ascii="&amp;quot" w:eastAsia="Times New Roman" w:hAnsi="&amp;quot" w:cs="Times New Roman"/>
                  <w:color w:val="0000FF"/>
                  <w:sz w:val="11"/>
                  <w:u w:val="single"/>
                </w:rPr>
                <w:t>EMail</w:t>
              </w:r>
              <w:proofErr w:type="spellEnd"/>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spacing w:before="136" w:after="68" w:line="180" w:lineRule="atLeast"/>
              <w:outlineLvl w:val="1"/>
              <w:rPr>
                <w:ins w:id="90" w:author="Unknown"/>
                <w:rFonts w:ascii="&amp;quot" w:eastAsia="Times New Roman" w:hAnsi="&amp;quot" w:cs="Times New Roman"/>
                <w:color w:val="333333"/>
                <w:sz w:val="16"/>
                <w:szCs w:val="16"/>
              </w:rPr>
            </w:pPr>
            <w:ins w:id="91" w:author="Unknown">
              <w:r w:rsidRPr="00002EEC">
                <w:rPr>
                  <w:rFonts w:ascii="&amp;quot" w:eastAsia="Times New Roman" w:hAnsi="&amp;quot" w:cs="Times New Roman"/>
                  <w:b/>
                  <w:bCs/>
                  <w:color w:val="333333"/>
                  <w:sz w:val="16"/>
                  <w:u w:val="single"/>
                </w:rPr>
                <w:t>Best Practices:</w:t>
              </w:r>
            </w:ins>
          </w:p>
          <w:p w:rsidR="00002EEC" w:rsidRPr="00002EEC" w:rsidRDefault="00002EEC" w:rsidP="00002EEC">
            <w:pPr>
              <w:numPr>
                <w:ilvl w:val="0"/>
                <w:numId w:val="14"/>
              </w:numPr>
              <w:spacing w:before="100" w:beforeAutospacing="1" w:after="100" w:afterAutospacing="1" w:line="197" w:lineRule="atLeast"/>
              <w:ind w:left="0"/>
              <w:rPr>
                <w:ins w:id="92" w:author="Unknown"/>
                <w:rFonts w:ascii="&amp;quot" w:eastAsia="Times New Roman" w:hAnsi="&amp;quot" w:cs="Times New Roman"/>
                <w:color w:val="545252"/>
                <w:sz w:val="11"/>
                <w:szCs w:val="11"/>
              </w:rPr>
            </w:pPr>
            <w:ins w:id="93"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"http://www.testautomationguru.com/selenium-webdriver-improving-test-performance-using-java8-stream/"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Improving Test Performances Using Parallel Assertions</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14"/>
              </w:numPr>
              <w:spacing w:before="100" w:beforeAutospacing="1" w:after="100" w:afterAutospacing="1" w:line="197" w:lineRule="atLeast"/>
              <w:ind w:left="0"/>
              <w:rPr>
                <w:ins w:id="94" w:author="Unknown"/>
                <w:rFonts w:ascii="&amp;quot" w:eastAsia="Times New Roman" w:hAnsi="&amp;quot" w:cs="Times New Roman"/>
                <w:color w:val="545252"/>
                <w:sz w:val="11"/>
                <w:szCs w:val="11"/>
              </w:rPr>
            </w:pPr>
            <w:ins w:id="95"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"http://www.testautomationguru.com/selenium-webdriver-real-time-test-execution-results-using-elasticsearch-kibana/"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 xml:space="preserve">Real Time Test Results Using </w:t>
              </w:r>
              <w:proofErr w:type="spellStart"/>
              <w:r w:rsidRPr="00002EEC">
                <w:rPr>
                  <w:rFonts w:ascii="&amp;quot" w:eastAsia="Times New Roman" w:hAnsi="&amp;quot" w:cs="Times New Roman"/>
                  <w:color w:val="0000FF"/>
                  <w:sz w:val="11"/>
                  <w:u w:val="single"/>
                </w:rPr>
                <w:t>ElasticSearch</w:t>
              </w:r>
              <w:proofErr w:type="spellEnd"/>
              <w:r w:rsidRPr="00002EEC">
                <w:rPr>
                  <w:rFonts w:ascii="&amp;quot" w:eastAsia="Times New Roman" w:hAnsi="&amp;quot" w:cs="Times New Roman"/>
                  <w:color w:val="0000FF"/>
                  <w:sz w:val="11"/>
                  <w:u w:val="single"/>
                </w:rPr>
                <w:t xml:space="preserve"> &amp; </w:t>
              </w:r>
              <w:proofErr w:type="spellStart"/>
              <w:r w:rsidRPr="00002EEC">
                <w:rPr>
                  <w:rFonts w:ascii="&amp;quot" w:eastAsia="Times New Roman" w:hAnsi="&amp;quot" w:cs="Times New Roman"/>
                  <w:color w:val="0000FF"/>
                  <w:sz w:val="11"/>
                  <w:u w:val="single"/>
                </w:rPr>
                <w:t>Kibana</w:t>
              </w:r>
              <w:proofErr w:type="spellEnd"/>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14"/>
              </w:numPr>
              <w:spacing w:before="100" w:beforeAutospacing="1" w:after="100" w:afterAutospacing="1" w:line="197" w:lineRule="atLeast"/>
              <w:ind w:left="0"/>
              <w:rPr>
                <w:ins w:id="96" w:author="Unknown"/>
                <w:rFonts w:ascii="&amp;quot" w:eastAsia="Times New Roman" w:hAnsi="&amp;quot" w:cs="Times New Roman"/>
                <w:color w:val="545252"/>
                <w:sz w:val="11"/>
                <w:szCs w:val="11"/>
              </w:rPr>
            </w:pPr>
            <w:ins w:id="97"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"http://www.testautomationguru.com/selenium-webdriver-how-to-automatically-skip-tests-based-on-open-defects/"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Skipping Tests Automatically Based On Defect Status</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14"/>
              </w:numPr>
              <w:spacing w:before="100" w:beforeAutospacing="1" w:after="100" w:afterAutospacing="1" w:line="197" w:lineRule="atLeast"/>
              <w:ind w:left="0"/>
              <w:rPr>
                <w:ins w:id="98" w:author="Unknown"/>
                <w:rFonts w:ascii="&amp;quot" w:eastAsia="Times New Roman" w:hAnsi="&amp;quot" w:cs="Times New Roman"/>
                <w:color w:val="545252"/>
                <w:sz w:val="11"/>
                <w:szCs w:val="11"/>
              </w:rPr>
            </w:pPr>
            <w:ins w:id="99"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"http://www.testautomationguru.com/selenium-webdriver-how-to-execute-tests-in-multiple-environments/"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Executing Tests In Multiple Test Environments</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14"/>
              </w:numPr>
              <w:spacing w:before="100" w:beforeAutospacing="1" w:after="100" w:afterAutospacing="1" w:line="197" w:lineRule="atLeast"/>
              <w:ind w:left="0"/>
              <w:rPr>
                <w:ins w:id="100" w:author="Unknown"/>
                <w:rFonts w:ascii="&amp;quot" w:eastAsia="Times New Roman" w:hAnsi="&amp;quot" w:cs="Times New Roman"/>
                <w:color w:val="545252"/>
                <w:sz w:val="11"/>
                <w:szCs w:val="11"/>
              </w:rPr>
            </w:pPr>
            <w:ins w:id="101"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"http://www.testautomationguru.com/selenium-webdriver-how-to-find-broken-links-on-a-page/"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Finding Broken Links</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14"/>
              </w:numPr>
              <w:spacing w:before="100" w:beforeAutospacing="1" w:after="100" w:afterAutospacing="1" w:line="197" w:lineRule="atLeast"/>
              <w:ind w:left="0"/>
              <w:rPr>
                <w:ins w:id="102" w:author="Unknown"/>
                <w:rFonts w:ascii="&amp;quot" w:eastAsia="Times New Roman" w:hAnsi="&amp;quot" w:cs="Times New Roman"/>
                <w:color w:val="545252"/>
                <w:sz w:val="11"/>
                <w:szCs w:val="11"/>
              </w:rPr>
            </w:pPr>
            <w:ins w:id="103"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"http://www.testautomationguru.com/selenium-webdriver-automatic-switching-between-browser-windows-using-guice-method-interceptor/"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Automatically Switch Between Browser Windows</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14"/>
              </w:numPr>
              <w:spacing w:before="100" w:beforeAutospacing="1" w:after="100" w:afterAutospacing="1" w:line="197" w:lineRule="atLeast"/>
              <w:ind w:left="0"/>
              <w:rPr>
                <w:ins w:id="104" w:author="Unknown"/>
                <w:rFonts w:ascii="&amp;quot" w:eastAsia="Times New Roman" w:hAnsi="&amp;quot" w:cs="Times New Roman"/>
                <w:color w:val="545252"/>
                <w:sz w:val="11"/>
                <w:szCs w:val="11"/>
              </w:rPr>
            </w:pPr>
            <w:ins w:id="105"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"http://www.testautomationguru.com/selenium-webdriver-dependency-injection-using-guice/"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 xml:space="preserve">Dependency Injection Using </w:t>
              </w:r>
              <w:proofErr w:type="spellStart"/>
              <w:r w:rsidRPr="00002EEC">
                <w:rPr>
                  <w:rFonts w:ascii="&amp;quot" w:eastAsia="Times New Roman" w:hAnsi="&amp;quot" w:cs="Times New Roman"/>
                  <w:color w:val="0000FF"/>
                  <w:sz w:val="11"/>
                  <w:u w:val="single"/>
                </w:rPr>
                <w:t>Guice</w:t>
              </w:r>
              <w:proofErr w:type="spellEnd"/>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14"/>
              </w:numPr>
              <w:spacing w:before="100" w:beforeAutospacing="1" w:after="100" w:afterAutospacing="1" w:line="197" w:lineRule="atLeast"/>
              <w:ind w:left="0"/>
              <w:rPr>
                <w:ins w:id="106" w:author="Unknown"/>
                <w:rFonts w:ascii="&amp;quot" w:eastAsia="Times New Roman" w:hAnsi="&amp;quot" w:cs="Times New Roman"/>
                <w:color w:val="545252"/>
                <w:sz w:val="11"/>
                <w:szCs w:val="11"/>
              </w:rPr>
            </w:pPr>
            <w:ins w:id="107"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"http://www.testautomationguru.com/selenium-webdriver-setting-up-the-browser-drivers-using-spacelift/"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Automated Download Browser Drivers &amp; Setup</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spacing w:after="68" w:line="197" w:lineRule="atLeast"/>
              <w:rPr>
                <w:ins w:id="108" w:author="Unknown"/>
                <w:rFonts w:ascii="&amp;quot" w:eastAsia="Times New Roman" w:hAnsi="&amp;quot" w:cs="Times New Roman"/>
                <w:color w:val="545252"/>
                <w:sz w:val="11"/>
                <w:szCs w:val="11"/>
              </w:rPr>
            </w:pPr>
            <w:ins w:id="109" w:author="Unknown">
              <w:r w:rsidRPr="00002EEC">
                <w:rPr>
                  <w:rFonts w:ascii="&amp;quot" w:eastAsia="Times New Roman" w:hAnsi="&amp;quot" w:cs="Times New Roman"/>
                  <w:color w:val="545252"/>
                  <w:sz w:val="11"/>
                  <w:szCs w:val="11"/>
                </w:rPr>
                <w:t> </w:t>
              </w:r>
            </w:ins>
          </w:p>
          <w:p w:rsidR="00002EEC" w:rsidRDefault="00002EEC"/>
        </w:tc>
      </w:tr>
      <w:tr w:rsidR="00002EEC" w:rsidTr="00002EEC">
        <w:tc>
          <w:tcPr>
            <w:tcW w:w="9576" w:type="dxa"/>
          </w:tcPr>
          <w:p w:rsidR="00002EEC" w:rsidRPr="00002EEC" w:rsidRDefault="00002EEC" w:rsidP="00002EEC">
            <w:pPr>
              <w:spacing w:after="102" w:line="213" w:lineRule="atLeast"/>
              <w:jc w:val="center"/>
              <w:outlineLvl w:val="0"/>
              <w:rPr>
                <w:rFonts w:ascii="&amp;quot" w:eastAsia="Times New Roman" w:hAnsi="&amp;quot" w:cs="Times New Roman"/>
                <w:color w:val="616161"/>
                <w:kern w:val="36"/>
                <w:sz w:val="18"/>
                <w:szCs w:val="18"/>
              </w:rPr>
            </w:pPr>
            <w:proofErr w:type="spellStart"/>
            <w:r w:rsidRPr="00002EEC">
              <w:rPr>
                <w:rFonts w:ascii="&amp;quot" w:eastAsia="Times New Roman" w:hAnsi="&amp;quot" w:cs="Times New Roman"/>
                <w:color w:val="616161"/>
                <w:kern w:val="36"/>
                <w:sz w:val="18"/>
                <w:szCs w:val="18"/>
              </w:rPr>
              <w:lastRenderedPageBreak/>
              <w:t>JMeter</w:t>
            </w:r>
            <w:proofErr w:type="spellEnd"/>
          </w:p>
          <w:p w:rsidR="00002EEC" w:rsidRPr="00002EEC" w:rsidRDefault="00002EEC" w:rsidP="00002EEC">
            <w:pPr>
              <w:spacing w:after="68" w:line="197" w:lineRule="atLeast"/>
              <w:rPr>
                <w:ins w:id="110" w:author="Unknown"/>
                <w:rFonts w:ascii="&amp;quot" w:eastAsia="Times New Roman" w:hAnsi="&amp;quot" w:cs="Times New Roman"/>
                <w:color w:val="545252"/>
                <w:sz w:val="11"/>
                <w:szCs w:val="11"/>
              </w:rPr>
            </w:pPr>
            <w:ins w:id="111" w:author="Unknown">
              <w:r w:rsidRPr="00002EEC">
                <w:rPr>
                  <w:rFonts w:ascii="&amp;quot" w:eastAsia="Times New Roman" w:hAnsi="&amp;quot" w:cs="Times New Roman"/>
                  <w:b/>
                  <w:bCs/>
                  <w:color w:val="545252"/>
                  <w:sz w:val="11"/>
                </w:rPr>
                <w:t>Dear Readers,</w:t>
              </w:r>
            </w:ins>
          </w:p>
          <w:p w:rsidR="00002EEC" w:rsidRPr="00002EEC" w:rsidRDefault="00002EEC" w:rsidP="00002EEC">
            <w:pPr>
              <w:spacing w:after="68" w:line="197" w:lineRule="atLeast"/>
              <w:rPr>
                <w:ins w:id="112" w:author="Unknown"/>
                <w:rFonts w:ascii="&amp;quot" w:eastAsia="Times New Roman" w:hAnsi="&amp;quot" w:cs="Times New Roman"/>
                <w:color w:val="545252"/>
                <w:sz w:val="11"/>
                <w:szCs w:val="11"/>
              </w:rPr>
            </w:pPr>
            <w:proofErr w:type="spellStart"/>
            <w:ins w:id="113" w:author="Unknown">
              <w:r w:rsidRPr="00002EEC">
                <w:rPr>
                  <w:rFonts w:ascii="&amp;quot" w:eastAsia="Times New Roman" w:hAnsi="&amp;quot" w:cs="Times New Roman"/>
                  <w:b/>
                  <w:bCs/>
                  <w:i/>
                  <w:iCs/>
                  <w:color w:val="545252"/>
                  <w:sz w:val="11"/>
                </w:rPr>
                <w:t>TestAutomationGuru</w:t>
              </w:r>
              <w:proofErr w:type="spellEnd"/>
              <w:r w:rsidRPr="00002EEC">
                <w:rPr>
                  <w:rFonts w:ascii="&amp;quot" w:eastAsia="Times New Roman" w:hAnsi="&amp;quot" w:cs="Times New Roman"/>
                  <w:color w:val="545252"/>
                  <w:sz w:val="11"/>
                  <w:szCs w:val="11"/>
                </w:rPr>
                <w:t> has many articles on </w:t>
              </w:r>
              <w:proofErr w:type="spellStart"/>
              <w:r w:rsidRPr="00002EEC">
                <w:rPr>
                  <w:rFonts w:ascii="&amp;quot" w:eastAsia="Times New Roman" w:hAnsi="&amp;quot" w:cs="Times New Roman"/>
                  <w:color w:val="545252"/>
                  <w:sz w:val="11"/>
                  <w:szCs w:val="11"/>
                </w:rPr>
                <w:t>JMeter</w:t>
              </w:r>
              <w:proofErr w:type="spellEnd"/>
              <w:r w:rsidRPr="00002EEC">
                <w:rPr>
                  <w:rFonts w:ascii="&amp;quot" w:eastAsia="Times New Roman" w:hAnsi="&amp;quot" w:cs="Times New Roman"/>
                  <w:color w:val="545252"/>
                  <w:sz w:val="11"/>
                  <w:szCs w:val="11"/>
                </w:rPr>
                <w:t>, Infrastructure Setup, best practices etc. I tried to categorize and provide some important articles here which you might be interested in.</w:t>
              </w:r>
            </w:ins>
          </w:p>
          <w:p w:rsidR="00002EEC" w:rsidRPr="00002EEC" w:rsidRDefault="00002EEC" w:rsidP="00002EEC">
            <w:pPr>
              <w:spacing w:after="68" w:line="197" w:lineRule="atLeast"/>
              <w:rPr>
                <w:ins w:id="114" w:author="Unknown"/>
                <w:rFonts w:ascii="&amp;quot" w:eastAsia="Times New Roman" w:hAnsi="&amp;quot" w:cs="Times New Roman"/>
                <w:color w:val="545252"/>
                <w:sz w:val="11"/>
                <w:szCs w:val="11"/>
              </w:rPr>
            </w:pPr>
            <w:ins w:id="115" w:author="Unknown">
              <w:r w:rsidRPr="00002EEC">
                <w:rPr>
                  <w:rFonts w:ascii="&amp;quot" w:eastAsia="Times New Roman" w:hAnsi="&amp;quot" w:cs="Times New Roman"/>
                  <w:color w:val="545252"/>
                  <w:sz w:val="11"/>
                  <w:szCs w:val="11"/>
                </w:rPr>
                <w:t> </w:t>
              </w:r>
            </w:ins>
          </w:p>
          <w:p w:rsidR="00002EEC" w:rsidRPr="00002EEC" w:rsidRDefault="00002EEC" w:rsidP="00002EEC">
            <w:pPr>
              <w:numPr>
                <w:ilvl w:val="0"/>
                <w:numId w:val="15"/>
              </w:numPr>
              <w:spacing w:before="100" w:beforeAutospacing="1" w:after="100" w:afterAutospacing="1" w:line="197" w:lineRule="atLeast"/>
              <w:ind w:left="0"/>
              <w:rPr>
                <w:ins w:id="116" w:author="Unknown"/>
                <w:rFonts w:ascii="&amp;quot" w:eastAsia="Times New Roman" w:hAnsi="&amp;quot" w:cs="Times New Roman"/>
                <w:color w:val="545252"/>
                <w:sz w:val="11"/>
                <w:szCs w:val="11"/>
              </w:rPr>
            </w:pPr>
            <w:ins w:id="117"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"http://www.testautomationguru.com/category/jmeter/"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All</w:t>
              </w:r>
              <w:r w:rsidRPr="00002EEC">
                <w:rPr>
                  <w:rFonts w:ascii="&amp;quot" w:eastAsia="Times New Roman" w:hAnsi="&amp;quot" w:cs="Times New Roman"/>
                  <w:color w:val="0000FF"/>
                  <w:sz w:val="11"/>
                  <w:szCs w:val="11"/>
                  <w:u w:val="single"/>
                </w:rPr>
                <w:fldChar w:fldCharType="end"/>
              </w:r>
              <w:r w:rsidRPr="00002EEC">
                <w:rPr>
                  <w:rFonts w:ascii="&amp;quot" w:eastAsia="Times New Roman" w:hAnsi="&amp;quot" w:cs="Times New Roman"/>
                  <w:color w:val="0000FF"/>
                  <w:sz w:val="11"/>
                  <w:szCs w:val="11"/>
                  <w:u w:val="single"/>
                </w:rPr>
                <w:t> </w:t>
              </w:r>
              <w:r w:rsidRPr="00002EEC">
                <w:rPr>
                  <w:rFonts w:ascii="&amp;quot" w:eastAsia="Times New Roman" w:hAnsi="&amp;quot" w:cs="Times New Roman"/>
                  <w:color w:val="545252"/>
                  <w:sz w:val="11"/>
                  <w:szCs w:val="11"/>
                </w:rPr>
                <w:t>(all the selenium related articles – ordered by recent articles first)</w:t>
              </w:r>
            </w:ins>
          </w:p>
          <w:p w:rsidR="00002EEC" w:rsidRPr="00002EEC" w:rsidRDefault="00002EEC" w:rsidP="00002EEC">
            <w:pPr>
              <w:spacing w:before="136" w:after="68" w:line="180" w:lineRule="atLeast"/>
              <w:outlineLvl w:val="1"/>
              <w:rPr>
                <w:ins w:id="118" w:author="Unknown"/>
                <w:rFonts w:ascii="&amp;quot" w:eastAsia="Times New Roman" w:hAnsi="&amp;quot" w:cs="Times New Roman"/>
                <w:color w:val="333333"/>
                <w:sz w:val="16"/>
                <w:szCs w:val="16"/>
              </w:rPr>
            </w:pPr>
            <w:ins w:id="119" w:author="Unknown">
              <w:r w:rsidRPr="00002EEC">
                <w:rPr>
                  <w:rFonts w:ascii="&amp;quot" w:eastAsia="Times New Roman" w:hAnsi="&amp;quot" w:cs="Times New Roman"/>
                  <w:b/>
                  <w:bCs/>
                  <w:color w:val="333333"/>
                  <w:sz w:val="16"/>
                  <w:u w:val="single"/>
                </w:rPr>
                <w:t>For Beginners:</w:t>
              </w:r>
            </w:ins>
          </w:p>
          <w:p w:rsidR="00002EEC" w:rsidRPr="00002EEC" w:rsidRDefault="00002EEC" w:rsidP="00002EEC">
            <w:pPr>
              <w:numPr>
                <w:ilvl w:val="0"/>
                <w:numId w:val="16"/>
              </w:numPr>
              <w:spacing w:before="100" w:beforeAutospacing="1" w:after="100" w:afterAutospacing="1" w:line="197" w:lineRule="atLeast"/>
              <w:ind w:left="0"/>
              <w:rPr>
                <w:ins w:id="120" w:author="Unknown"/>
                <w:rFonts w:ascii="&amp;quot" w:eastAsia="Times New Roman" w:hAnsi="&amp;quot" w:cs="Times New Roman"/>
                <w:color w:val="545252"/>
                <w:sz w:val="11"/>
                <w:szCs w:val="11"/>
              </w:rPr>
            </w:pPr>
            <w:ins w:id="121"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"http://www.testautomationguru.com/jmeter-tips-tricks-for-beginners/" \t "_blank" </w:instrText>
              </w:r>
              <w:r w:rsidRPr="00002EEC">
                <w:rPr>
                  <w:rFonts w:ascii="&amp;quot" w:eastAsia="Times New Roman" w:hAnsi="&amp;quot" w:cs="Times New Roman"/>
                  <w:color w:val="0000FF"/>
                  <w:sz w:val="11"/>
                  <w:szCs w:val="11"/>
                  <w:u w:val="single"/>
                </w:rPr>
                <w:fldChar w:fldCharType="separate"/>
              </w:r>
              <w:proofErr w:type="spellStart"/>
              <w:r w:rsidRPr="00002EEC">
                <w:rPr>
                  <w:rFonts w:ascii="&amp;quot" w:eastAsia="Times New Roman" w:hAnsi="&amp;quot" w:cs="Times New Roman"/>
                  <w:color w:val="0000FF"/>
                  <w:sz w:val="11"/>
                  <w:u w:val="single"/>
                </w:rPr>
                <w:t>JMeter</w:t>
              </w:r>
              <w:proofErr w:type="spellEnd"/>
              <w:r w:rsidRPr="00002EEC">
                <w:rPr>
                  <w:rFonts w:ascii="&amp;quot" w:eastAsia="Times New Roman" w:hAnsi="&amp;quot" w:cs="Times New Roman"/>
                  <w:color w:val="0000FF"/>
                  <w:sz w:val="11"/>
                  <w:u w:val="single"/>
                </w:rPr>
                <w:t xml:space="preserve"> – Important Tips &amp; Tricks</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16"/>
              </w:numPr>
              <w:spacing w:before="100" w:beforeAutospacing="1" w:after="100" w:afterAutospacing="1" w:line="197" w:lineRule="atLeast"/>
              <w:ind w:left="0"/>
              <w:rPr>
                <w:ins w:id="122" w:author="Unknown"/>
                <w:rFonts w:ascii="&amp;quot" w:eastAsia="Times New Roman" w:hAnsi="&amp;quot" w:cs="Times New Roman"/>
                <w:color w:val="545252"/>
                <w:sz w:val="11"/>
                <w:szCs w:val="11"/>
              </w:rPr>
            </w:pPr>
            <w:ins w:id="123"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"http://www.testautomationguru.com/jmeter-understanding-the-scope-of-variables-sharing-among-threads-and-thread-groups/" \t "_blank" </w:instrText>
              </w:r>
              <w:r w:rsidRPr="00002EEC">
                <w:rPr>
                  <w:rFonts w:ascii="&amp;quot" w:eastAsia="Times New Roman" w:hAnsi="&amp;quot" w:cs="Times New Roman"/>
                  <w:color w:val="0000FF"/>
                  <w:sz w:val="11"/>
                  <w:szCs w:val="11"/>
                  <w:u w:val="single"/>
                </w:rPr>
                <w:fldChar w:fldCharType="separate"/>
              </w:r>
              <w:proofErr w:type="spellStart"/>
              <w:r w:rsidRPr="00002EEC">
                <w:rPr>
                  <w:rFonts w:ascii="&amp;quot" w:eastAsia="Times New Roman" w:hAnsi="&amp;quot" w:cs="Times New Roman"/>
                  <w:color w:val="0000FF"/>
                  <w:sz w:val="11"/>
                  <w:u w:val="single"/>
                </w:rPr>
                <w:t>JMeter</w:t>
              </w:r>
              <w:proofErr w:type="spellEnd"/>
              <w:r w:rsidRPr="00002EEC">
                <w:rPr>
                  <w:rFonts w:ascii="&amp;quot" w:eastAsia="Times New Roman" w:hAnsi="&amp;quot" w:cs="Times New Roman"/>
                  <w:color w:val="0000FF"/>
                  <w:sz w:val="11"/>
                  <w:u w:val="single"/>
                </w:rPr>
                <w:t xml:space="preserve"> – Understanding The Scope Of The Variables</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spacing w:before="136" w:after="68" w:line="180" w:lineRule="atLeast"/>
              <w:outlineLvl w:val="1"/>
              <w:rPr>
                <w:ins w:id="124" w:author="Unknown"/>
                <w:rFonts w:ascii="&amp;quot" w:eastAsia="Times New Roman" w:hAnsi="&amp;quot" w:cs="Times New Roman"/>
                <w:color w:val="333333"/>
                <w:sz w:val="16"/>
                <w:szCs w:val="16"/>
              </w:rPr>
            </w:pPr>
            <w:ins w:id="125" w:author="Unknown">
              <w:r w:rsidRPr="00002EEC">
                <w:rPr>
                  <w:rFonts w:ascii="&amp;quot" w:eastAsia="Times New Roman" w:hAnsi="&amp;quot" w:cs="Times New Roman"/>
                  <w:b/>
                  <w:bCs/>
                  <w:color w:val="333333"/>
                  <w:sz w:val="16"/>
                  <w:u w:val="single"/>
                </w:rPr>
                <w:t>Performance Testing &amp; Monitoring:</w:t>
              </w:r>
            </w:ins>
          </w:p>
          <w:p w:rsidR="00002EEC" w:rsidRPr="00002EEC" w:rsidRDefault="00002EEC" w:rsidP="00002EEC">
            <w:pPr>
              <w:numPr>
                <w:ilvl w:val="0"/>
                <w:numId w:val="17"/>
              </w:numPr>
              <w:spacing w:before="100" w:beforeAutospacing="1" w:after="100" w:afterAutospacing="1" w:line="197" w:lineRule="atLeast"/>
              <w:ind w:left="0"/>
              <w:rPr>
                <w:ins w:id="126" w:author="Unknown"/>
                <w:rFonts w:ascii="&amp;quot" w:eastAsia="Times New Roman" w:hAnsi="&amp;quot" w:cs="Times New Roman"/>
                <w:color w:val="545252"/>
                <w:sz w:val="11"/>
                <w:szCs w:val="11"/>
              </w:rPr>
            </w:pPr>
            <w:ins w:id="127"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"http://www.testautomationguru.com/jmeter-real-time-results-influxdb-grafana/"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 xml:space="preserve">Real Time Performance Test Results Using </w:t>
              </w:r>
              <w:proofErr w:type="spellStart"/>
              <w:r w:rsidRPr="00002EEC">
                <w:rPr>
                  <w:rFonts w:ascii="&amp;quot" w:eastAsia="Times New Roman" w:hAnsi="&amp;quot" w:cs="Times New Roman"/>
                  <w:color w:val="0000FF"/>
                  <w:sz w:val="11"/>
                  <w:u w:val="single"/>
                </w:rPr>
                <w:t>Grafana</w:t>
              </w:r>
              <w:proofErr w:type="spellEnd"/>
              <w:r w:rsidRPr="00002EEC">
                <w:rPr>
                  <w:rFonts w:ascii="&amp;quot" w:eastAsia="Times New Roman" w:hAnsi="&amp;quot" w:cs="Times New Roman"/>
                  <w:color w:val="0000FF"/>
                  <w:sz w:val="11"/>
                  <w:u w:val="single"/>
                </w:rPr>
                <w:t xml:space="preserve"> &amp; </w:t>
              </w:r>
              <w:proofErr w:type="spellStart"/>
              <w:r w:rsidRPr="00002EEC">
                <w:rPr>
                  <w:rFonts w:ascii="&amp;quot" w:eastAsia="Times New Roman" w:hAnsi="&amp;quot" w:cs="Times New Roman"/>
                  <w:color w:val="0000FF"/>
                  <w:sz w:val="11"/>
                  <w:u w:val="single"/>
                </w:rPr>
                <w:t>InflxuDB</w:t>
              </w:r>
              <w:proofErr w:type="spellEnd"/>
              <w:r w:rsidRPr="00002EEC">
                <w:rPr>
                  <w:rFonts w:ascii="&amp;quot" w:eastAsia="Times New Roman" w:hAnsi="&amp;quot" w:cs="Times New Roman"/>
                  <w:color w:val="0000FF"/>
                  <w:sz w:val="11"/>
                  <w:u w:val="single"/>
                </w:rPr>
                <w:t xml:space="preserve"> – Part 1</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17"/>
              </w:numPr>
              <w:spacing w:before="100" w:beforeAutospacing="1" w:after="100" w:afterAutospacing="1" w:line="197" w:lineRule="atLeast"/>
              <w:ind w:left="0"/>
              <w:rPr>
                <w:ins w:id="128" w:author="Unknown"/>
                <w:rFonts w:ascii="&amp;quot" w:eastAsia="Times New Roman" w:hAnsi="&amp;quot" w:cs="Times New Roman"/>
                <w:color w:val="545252"/>
                <w:sz w:val="11"/>
                <w:szCs w:val="11"/>
              </w:rPr>
            </w:pPr>
            <w:ins w:id="129"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"http://www.testautomationguru.com/jmeter-real-time-results-influxdb-grafana-part-2-adding-custom-fields/"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 xml:space="preserve">Real Time Performance Test Results Using </w:t>
              </w:r>
              <w:proofErr w:type="spellStart"/>
              <w:r w:rsidRPr="00002EEC">
                <w:rPr>
                  <w:rFonts w:ascii="&amp;quot" w:eastAsia="Times New Roman" w:hAnsi="&amp;quot" w:cs="Times New Roman"/>
                  <w:color w:val="0000FF"/>
                  <w:sz w:val="11"/>
                  <w:u w:val="single"/>
                </w:rPr>
                <w:t>Grafana</w:t>
              </w:r>
              <w:proofErr w:type="spellEnd"/>
              <w:r w:rsidRPr="00002EEC">
                <w:rPr>
                  <w:rFonts w:ascii="&amp;quot" w:eastAsia="Times New Roman" w:hAnsi="&amp;quot" w:cs="Times New Roman"/>
                  <w:color w:val="0000FF"/>
                  <w:sz w:val="11"/>
                  <w:u w:val="single"/>
                </w:rPr>
                <w:t xml:space="preserve"> &amp; </w:t>
              </w:r>
              <w:proofErr w:type="spellStart"/>
              <w:r w:rsidRPr="00002EEC">
                <w:rPr>
                  <w:rFonts w:ascii="&amp;quot" w:eastAsia="Times New Roman" w:hAnsi="&amp;quot" w:cs="Times New Roman"/>
                  <w:color w:val="0000FF"/>
                  <w:sz w:val="11"/>
                  <w:u w:val="single"/>
                </w:rPr>
                <w:t>InflxuDB</w:t>
              </w:r>
              <w:proofErr w:type="spellEnd"/>
              <w:r w:rsidRPr="00002EEC">
                <w:rPr>
                  <w:rFonts w:ascii="&amp;quot" w:eastAsia="Times New Roman" w:hAnsi="&amp;quot" w:cs="Times New Roman"/>
                  <w:color w:val="0000FF"/>
                  <w:sz w:val="11"/>
                  <w:u w:val="single"/>
                </w:rPr>
                <w:t xml:space="preserve"> – Part 2 </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17"/>
              </w:numPr>
              <w:spacing w:before="100" w:beforeAutospacing="1" w:after="100" w:afterAutospacing="1" w:line="197" w:lineRule="atLeast"/>
              <w:ind w:left="0"/>
              <w:rPr>
                <w:ins w:id="130" w:author="Unknown"/>
                <w:rFonts w:ascii="&amp;quot" w:eastAsia="Times New Roman" w:hAnsi="&amp;quot" w:cs="Times New Roman"/>
                <w:color w:val="545252"/>
                <w:sz w:val="11"/>
                <w:szCs w:val="11"/>
              </w:rPr>
            </w:pPr>
            <w:ins w:id="131"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"http://www.testautomationguru.com/jmeter-server-performance-monitoring-with-collectd-influxdb-grafana/"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 xml:space="preserve">Collecting Server Performance Metrics Using </w:t>
              </w:r>
              <w:proofErr w:type="spellStart"/>
              <w:r w:rsidRPr="00002EEC">
                <w:rPr>
                  <w:rFonts w:ascii="&amp;quot" w:eastAsia="Times New Roman" w:hAnsi="&amp;quot" w:cs="Times New Roman"/>
                  <w:color w:val="0000FF"/>
                  <w:sz w:val="11"/>
                  <w:u w:val="single"/>
                </w:rPr>
                <w:t>Collectd</w:t>
              </w:r>
              <w:proofErr w:type="spellEnd"/>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17"/>
              </w:numPr>
              <w:spacing w:before="100" w:beforeAutospacing="1" w:after="100" w:afterAutospacing="1" w:line="197" w:lineRule="atLeast"/>
              <w:ind w:left="0"/>
              <w:rPr>
                <w:ins w:id="132" w:author="Unknown"/>
                <w:rFonts w:ascii="&amp;quot" w:eastAsia="Times New Roman" w:hAnsi="&amp;quot" w:cs="Times New Roman"/>
                <w:color w:val="545252"/>
                <w:sz w:val="11"/>
                <w:szCs w:val="11"/>
              </w:rPr>
            </w:pPr>
            <w:ins w:id="133" w:author="Unknown">
              <w:r w:rsidRPr="00002EEC">
                <w:rPr>
                  <w:rFonts w:ascii="&amp;quot" w:eastAsia="Times New Roman" w:hAnsi="&amp;quot" w:cs="Times New Roman"/>
                  <w:color w:val="0000FF"/>
                  <w:sz w:val="11"/>
                  <w:szCs w:val="11"/>
                  <w:u w:val="single"/>
                </w:rPr>
                <w:lastRenderedPageBreak/>
                <w:fldChar w:fldCharType="begin"/>
              </w:r>
              <w:r w:rsidRPr="00002EEC">
                <w:rPr>
                  <w:rFonts w:ascii="&amp;quot" w:eastAsia="Times New Roman" w:hAnsi="&amp;quot" w:cs="Times New Roman"/>
                  <w:color w:val="0000FF"/>
                  <w:sz w:val="11"/>
                  <w:szCs w:val="11"/>
                  <w:u w:val="single"/>
                </w:rPr>
                <w:instrText xml:space="preserve"> HYPERLINK "http://www.testautomationguru.com/jmx-monitoring-using-collectd-influxdb-grafana/"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Collecting JMX Metrics</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17"/>
              </w:numPr>
              <w:spacing w:before="100" w:beforeAutospacing="1" w:after="100" w:afterAutospacing="1" w:line="197" w:lineRule="atLeast"/>
              <w:ind w:left="0"/>
              <w:rPr>
                <w:ins w:id="134" w:author="Unknown"/>
                <w:rFonts w:ascii="&amp;quot" w:eastAsia="Times New Roman" w:hAnsi="&amp;quot" w:cs="Times New Roman"/>
                <w:color w:val="545252"/>
                <w:sz w:val="11"/>
                <w:szCs w:val="11"/>
              </w:rPr>
            </w:pPr>
            <w:ins w:id="135"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"http://www.testautomationguru.com/jmeter-server-performance-metrics-collector/"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Collecting Server Performance Metrics</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17"/>
              </w:numPr>
              <w:spacing w:before="100" w:beforeAutospacing="1" w:after="100" w:afterAutospacing="1" w:line="197" w:lineRule="atLeast"/>
              <w:ind w:left="0"/>
              <w:rPr>
                <w:ins w:id="136" w:author="Unknown"/>
                <w:rFonts w:ascii="&amp;quot" w:eastAsia="Times New Roman" w:hAnsi="&amp;quot" w:cs="Times New Roman"/>
                <w:color w:val="545252"/>
                <w:sz w:val="11"/>
                <w:szCs w:val="11"/>
              </w:rPr>
            </w:pPr>
            <w:ins w:id="137"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"http://www.testautomationguru.com/jmeter-centralized-logging-solution-in-distributed-testing-using-elasticsearch-beats-kibana/"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 xml:space="preserve">Centralized Logging Solution Using </w:t>
              </w:r>
              <w:proofErr w:type="spellStart"/>
              <w:r w:rsidRPr="00002EEC">
                <w:rPr>
                  <w:rFonts w:ascii="&amp;quot" w:eastAsia="Times New Roman" w:hAnsi="&amp;quot" w:cs="Times New Roman"/>
                  <w:color w:val="0000FF"/>
                  <w:sz w:val="11"/>
                  <w:u w:val="single"/>
                </w:rPr>
                <w:t>ElasticSearch</w:t>
              </w:r>
              <w:proofErr w:type="spellEnd"/>
              <w:r w:rsidRPr="00002EEC">
                <w:rPr>
                  <w:rFonts w:ascii="&amp;quot" w:eastAsia="Times New Roman" w:hAnsi="&amp;quot" w:cs="Times New Roman"/>
                  <w:color w:val="0000FF"/>
                  <w:sz w:val="11"/>
                  <w:u w:val="single"/>
                </w:rPr>
                <w:t xml:space="preserve"> &amp; </w:t>
              </w:r>
              <w:proofErr w:type="spellStart"/>
              <w:r w:rsidRPr="00002EEC">
                <w:rPr>
                  <w:rFonts w:ascii="&amp;quot" w:eastAsia="Times New Roman" w:hAnsi="&amp;quot" w:cs="Times New Roman"/>
                  <w:color w:val="0000FF"/>
                  <w:sz w:val="11"/>
                  <w:u w:val="single"/>
                </w:rPr>
                <w:t>Kibana</w:t>
              </w:r>
              <w:proofErr w:type="spellEnd"/>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spacing w:before="136" w:after="68" w:line="180" w:lineRule="atLeast"/>
              <w:outlineLvl w:val="1"/>
              <w:rPr>
                <w:ins w:id="138" w:author="Unknown"/>
                <w:rFonts w:ascii="&amp;quot" w:eastAsia="Times New Roman" w:hAnsi="&amp;quot" w:cs="Times New Roman"/>
                <w:color w:val="333333"/>
                <w:sz w:val="16"/>
                <w:szCs w:val="16"/>
              </w:rPr>
            </w:pPr>
            <w:ins w:id="139" w:author="Unknown">
              <w:r w:rsidRPr="00002EEC">
                <w:rPr>
                  <w:rFonts w:ascii="&amp;quot" w:eastAsia="Times New Roman" w:hAnsi="&amp;quot" w:cs="Times New Roman"/>
                  <w:b/>
                  <w:bCs/>
                  <w:color w:val="333333"/>
                  <w:sz w:val="16"/>
                  <w:u w:val="single"/>
                </w:rPr>
                <w:t>Performance Testing In Continuous Integration Process:</w:t>
              </w:r>
            </w:ins>
          </w:p>
          <w:p w:rsidR="00002EEC" w:rsidRPr="00002EEC" w:rsidRDefault="00002EEC" w:rsidP="00002EEC">
            <w:pPr>
              <w:numPr>
                <w:ilvl w:val="0"/>
                <w:numId w:val="18"/>
              </w:numPr>
              <w:spacing w:before="100" w:beforeAutospacing="1" w:after="100" w:afterAutospacing="1" w:line="197" w:lineRule="atLeast"/>
              <w:ind w:left="0"/>
              <w:rPr>
                <w:ins w:id="140" w:author="Unknown"/>
                <w:rFonts w:ascii="&amp;quot" w:eastAsia="Times New Roman" w:hAnsi="&amp;quot" w:cs="Times New Roman"/>
                <w:color w:val="545252"/>
                <w:sz w:val="11"/>
                <w:szCs w:val="11"/>
              </w:rPr>
            </w:pPr>
            <w:ins w:id="141"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"http://www.testautomationguru.com/jmeter-continuous-performance-testing-part1/" \t "_blank" </w:instrText>
              </w:r>
              <w:r w:rsidRPr="00002EEC">
                <w:rPr>
                  <w:rFonts w:ascii="&amp;quot" w:eastAsia="Times New Roman" w:hAnsi="&amp;quot" w:cs="Times New Roman"/>
                  <w:color w:val="0000FF"/>
                  <w:sz w:val="11"/>
                  <w:szCs w:val="11"/>
                  <w:u w:val="single"/>
                </w:rPr>
                <w:fldChar w:fldCharType="separate"/>
              </w:r>
              <w:proofErr w:type="spellStart"/>
              <w:r w:rsidRPr="00002EEC">
                <w:rPr>
                  <w:rFonts w:ascii="&amp;quot" w:eastAsia="Times New Roman" w:hAnsi="&amp;quot" w:cs="Times New Roman"/>
                  <w:color w:val="0000FF"/>
                  <w:sz w:val="11"/>
                  <w:u w:val="single"/>
                </w:rPr>
                <w:t>JMeter</w:t>
              </w:r>
              <w:proofErr w:type="spellEnd"/>
              <w:r w:rsidRPr="00002EEC">
                <w:rPr>
                  <w:rFonts w:ascii="&amp;quot" w:eastAsia="Times New Roman" w:hAnsi="&amp;quot" w:cs="Times New Roman"/>
                  <w:color w:val="0000FF"/>
                  <w:sz w:val="11"/>
                  <w:u w:val="single"/>
                </w:rPr>
                <w:t xml:space="preserve"> + ANT + Jenkins Integration – Part 1</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18"/>
              </w:numPr>
              <w:spacing w:before="100" w:beforeAutospacing="1" w:after="100" w:afterAutospacing="1" w:line="197" w:lineRule="atLeast"/>
              <w:ind w:left="0"/>
              <w:rPr>
                <w:ins w:id="142" w:author="Unknown"/>
                <w:rFonts w:ascii="&amp;quot" w:eastAsia="Times New Roman" w:hAnsi="&amp;quot" w:cs="Times New Roman"/>
                <w:color w:val="545252"/>
                <w:sz w:val="11"/>
                <w:szCs w:val="11"/>
              </w:rPr>
            </w:pPr>
            <w:ins w:id="143"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"http://www.testautomationguru.com/jmeter-continuous-performance-testing-part2/" \t "_blank" </w:instrText>
              </w:r>
              <w:r w:rsidRPr="00002EEC">
                <w:rPr>
                  <w:rFonts w:ascii="&amp;quot" w:eastAsia="Times New Roman" w:hAnsi="&amp;quot" w:cs="Times New Roman"/>
                  <w:color w:val="0000FF"/>
                  <w:sz w:val="11"/>
                  <w:szCs w:val="11"/>
                  <w:u w:val="single"/>
                </w:rPr>
                <w:fldChar w:fldCharType="separate"/>
              </w:r>
              <w:proofErr w:type="spellStart"/>
              <w:r w:rsidRPr="00002EEC">
                <w:rPr>
                  <w:rFonts w:ascii="&amp;quot" w:eastAsia="Times New Roman" w:hAnsi="&amp;quot" w:cs="Times New Roman"/>
                  <w:color w:val="0000FF"/>
                  <w:sz w:val="11"/>
                  <w:u w:val="single"/>
                </w:rPr>
                <w:t>JMeter</w:t>
              </w:r>
              <w:proofErr w:type="spellEnd"/>
              <w:r w:rsidRPr="00002EEC">
                <w:rPr>
                  <w:rFonts w:ascii="&amp;quot" w:eastAsia="Times New Roman" w:hAnsi="&amp;quot" w:cs="Times New Roman"/>
                  <w:color w:val="0000FF"/>
                  <w:sz w:val="11"/>
                  <w:u w:val="single"/>
                </w:rPr>
                <w:t xml:space="preserve"> + ANT + Jenkins Integration – Part 2</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18"/>
              </w:numPr>
              <w:spacing w:before="100" w:beforeAutospacing="1" w:after="100" w:afterAutospacing="1" w:line="197" w:lineRule="atLeast"/>
              <w:ind w:left="0"/>
              <w:rPr>
                <w:ins w:id="144" w:author="Unknown"/>
                <w:rFonts w:ascii="&amp;quot" w:eastAsia="Times New Roman" w:hAnsi="&amp;quot" w:cs="Times New Roman"/>
                <w:color w:val="545252"/>
                <w:sz w:val="11"/>
                <w:szCs w:val="11"/>
              </w:rPr>
            </w:pPr>
            <w:ins w:id="145"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"http://www.testautomationguru.com/best-practices-jmeter-performance-testing-in-continuous-delivery-pipeline/"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Best Practices</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spacing w:before="136" w:after="68" w:line="180" w:lineRule="atLeast"/>
              <w:outlineLvl w:val="1"/>
              <w:rPr>
                <w:ins w:id="146" w:author="Unknown"/>
                <w:rFonts w:ascii="&amp;quot" w:eastAsia="Times New Roman" w:hAnsi="&amp;quot" w:cs="Times New Roman"/>
                <w:color w:val="333333"/>
                <w:sz w:val="16"/>
                <w:szCs w:val="16"/>
              </w:rPr>
            </w:pPr>
            <w:ins w:id="147" w:author="Unknown">
              <w:r w:rsidRPr="00002EEC">
                <w:rPr>
                  <w:rFonts w:ascii="&amp;quot" w:eastAsia="Times New Roman" w:hAnsi="&amp;quot" w:cs="Times New Roman"/>
                  <w:b/>
                  <w:bCs/>
                  <w:color w:val="333333"/>
                  <w:sz w:val="16"/>
                  <w:u w:val="single"/>
                </w:rPr>
                <w:t xml:space="preserve">Distributed Performance Testing Using </w:t>
              </w:r>
              <w:proofErr w:type="spellStart"/>
              <w:r w:rsidRPr="00002EEC">
                <w:rPr>
                  <w:rFonts w:ascii="&amp;quot" w:eastAsia="Times New Roman" w:hAnsi="&amp;quot" w:cs="Times New Roman"/>
                  <w:b/>
                  <w:bCs/>
                  <w:color w:val="333333"/>
                  <w:sz w:val="16"/>
                  <w:u w:val="single"/>
                </w:rPr>
                <w:t>Docker</w:t>
              </w:r>
              <w:proofErr w:type="spellEnd"/>
              <w:r w:rsidRPr="00002EEC">
                <w:rPr>
                  <w:rFonts w:ascii="&amp;quot" w:eastAsia="Times New Roman" w:hAnsi="&amp;quot" w:cs="Times New Roman"/>
                  <w:b/>
                  <w:bCs/>
                  <w:color w:val="333333"/>
                  <w:sz w:val="16"/>
                  <w:u w:val="single"/>
                </w:rPr>
                <w:t>:</w:t>
              </w:r>
            </w:ins>
          </w:p>
          <w:p w:rsidR="00002EEC" w:rsidRPr="00002EEC" w:rsidRDefault="00002EEC" w:rsidP="00002EEC">
            <w:pPr>
              <w:numPr>
                <w:ilvl w:val="0"/>
                <w:numId w:val="19"/>
              </w:numPr>
              <w:spacing w:before="100" w:beforeAutospacing="1" w:after="100" w:afterAutospacing="1" w:line="197" w:lineRule="atLeast"/>
              <w:ind w:left="0"/>
              <w:rPr>
                <w:ins w:id="148" w:author="Unknown"/>
                <w:rFonts w:ascii="&amp;quot" w:eastAsia="Times New Roman" w:hAnsi="&amp;quot" w:cs="Times New Roman"/>
                <w:color w:val="545252"/>
                <w:sz w:val="11"/>
                <w:szCs w:val="11"/>
              </w:rPr>
            </w:pPr>
            <w:ins w:id="149"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"http://www.testautomationguru.com/jmeter-distributed-load-testing-using-docker/"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 xml:space="preserve">Distributed Performance Testing Using </w:t>
              </w:r>
              <w:proofErr w:type="spellStart"/>
              <w:r w:rsidRPr="00002EEC">
                <w:rPr>
                  <w:rFonts w:ascii="&amp;quot" w:eastAsia="Times New Roman" w:hAnsi="&amp;quot" w:cs="Times New Roman"/>
                  <w:color w:val="0000FF"/>
                  <w:sz w:val="11"/>
                  <w:u w:val="single"/>
                </w:rPr>
                <w:t>Docker</w:t>
              </w:r>
              <w:proofErr w:type="spellEnd"/>
              <w:r w:rsidRPr="00002EEC">
                <w:rPr>
                  <w:rFonts w:ascii="&amp;quot" w:eastAsia="Times New Roman" w:hAnsi="&amp;quot" w:cs="Times New Roman"/>
                  <w:color w:val="0000FF"/>
                  <w:sz w:val="11"/>
                  <w:u w:val="single"/>
                </w:rPr>
                <w:t xml:space="preserve"> – Part 1</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19"/>
              </w:numPr>
              <w:spacing w:before="100" w:beforeAutospacing="1" w:after="100" w:afterAutospacing="1" w:line="197" w:lineRule="atLeast"/>
              <w:ind w:left="0"/>
              <w:rPr>
                <w:ins w:id="150" w:author="Unknown"/>
                <w:rFonts w:ascii="&amp;quot" w:eastAsia="Times New Roman" w:hAnsi="&amp;quot" w:cs="Times New Roman"/>
                <w:color w:val="545252"/>
                <w:sz w:val="11"/>
                <w:szCs w:val="11"/>
              </w:rPr>
            </w:pPr>
            <w:ins w:id="151"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"http://www.testautomationguru.com/jmeter-distributed-load-testing-using-docker-in-aws/"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 xml:space="preserve">Distributed Performance Testing Using </w:t>
              </w:r>
              <w:proofErr w:type="spellStart"/>
              <w:r w:rsidRPr="00002EEC">
                <w:rPr>
                  <w:rFonts w:ascii="&amp;quot" w:eastAsia="Times New Roman" w:hAnsi="&amp;quot" w:cs="Times New Roman"/>
                  <w:color w:val="0000FF"/>
                  <w:sz w:val="11"/>
                  <w:u w:val="single"/>
                </w:rPr>
                <w:t>Docker</w:t>
              </w:r>
              <w:proofErr w:type="spellEnd"/>
              <w:r w:rsidRPr="00002EEC">
                <w:rPr>
                  <w:rFonts w:ascii="&amp;quot" w:eastAsia="Times New Roman" w:hAnsi="&amp;quot" w:cs="Times New Roman"/>
                  <w:color w:val="0000FF"/>
                  <w:sz w:val="11"/>
                  <w:u w:val="single"/>
                </w:rPr>
                <w:t xml:space="preserve"> – AWS/Any Cloud</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19"/>
              </w:numPr>
              <w:spacing w:before="100" w:beforeAutospacing="1" w:after="100" w:afterAutospacing="1" w:line="197" w:lineRule="atLeast"/>
              <w:ind w:left="0"/>
              <w:rPr>
                <w:ins w:id="152" w:author="Unknown"/>
                <w:rFonts w:ascii="&amp;quot" w:eastAsia="Times New Roman" w:hAnsi="&amp;quot" w:cs="Times New Roman"/>
                <w:color w:val="545252"/>
                <w:sz w:val="11"/>
                <w:szCs w:val="11"/>
              </w:rPr>
            </w:pPr>
            <w:ins w:id="153"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"http://www.testautomationguru.com/jmeter-scaling-out-load-servers-using-docker-compose-in-distributed-load-testing/"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 xml:space="preserve">Scaling Out Load Generators Using </w:t>
              </w:r>
              <w:proofErr w:type="spellStart"/>
              <w:r w:rsidRPr="00002EEC">
                <w:rPr>
                  <w:rFonts w:ascii="&amp;quot" w:eastAsia="Times New Roman" w:hAnsi="&amp;quot" w:cs="Times New Roman"/>
                  <w:color w:val="0000FF"/>
                  <w:sz w:val="11"/>
                  <w:u w:val="single"/>
                </w:rPr>
                <w:t>Docker</w:t>
              </w:r>
              <w:proofErr w:type="spellEnd"/>
              <w:r w:rsidRPr="00002EEC">
                <w:rPr>
                  <w:rFonts w:ascii="&amp;quot" w:eastAsia="Times New Roman" w:hAnsi="&amp;quot" w:cs="Times New Roman"/>
                  <w:color w:val="0000FF"/>
                  <w:sz w:val="11"/>
                  <w:u w:val="single"/>
                </w:rPr>
                <w:t xml:space="preserve"> Compose</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19"/>
              </w:numPr>
              <w:spacing w:before="100" w:beforeAutospacing="1" w:after="100" w:afterAutospacing="1" w:line="197" w:lineRule="atLeast"/>
              <w:ind w:left="0"/>
              <w:rPr>
                <w:ins w:id="154" w:author="Unknown"/>
                <w:rFonts w:ascii="&amp;quot" w:eastAsia="Times New Roman" w:hAnsi="&amp;quot" w:cs="Times New Roman"/>
                <w:color w:val="545252"/>
                <w:sz w:val="11"/>
                <w:szCs w:val="11"/>
              </w:rPr>
            </w:pPr>
            <w:ins w:id="155"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"http://www.testautomationguru.com/jmeter-make-data-sharing-easy-in-distributed-mode-using-redis/"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 xml:space="preserve">Sharing Test Data In Distributed Testing Using </w:t>
              </w:r>
              <w:proofErr w:type="spellStart"/>
              <w:r w:rsidRPr="00002EEC">
                <w:rPr>
                  <w:rFonts w:ascii="&amp;quot" w:eastAsia="Times New Roman" w:hAnsi="&amp;quot" w:cs="Times New Roman"/>
                  <w:color w:val="0000FF"/>
                  <w:sz w:val="11"/>
                  <w:u w:val="single"/>
                </w:rPr>
                <w:t>ReDis</w:t>
              </w:r>
              <w:proofErr w:type="spellEnd"/>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spacing w:before="136" w:after="68" w:line="180" w:lineRule="atLeast"/>
              <w:outlineLvl w:val="1"/>
              <w:rPr>
                <w:ins w:id="156" w:author="Unknown"/>
                <w:rFonts w:ascii="&amp;quot" w:eastAsia="Times New Roman" w:hAnsi="&amp;quot" w:cs="Times New Roman"/>
                <w:color w:val="333333"/>
                <w:sz w:val="16"/>
                <w:szCs w:val="16"/>
              </w:rPr>
            </w:pPr>
            <w:ins w:id="157" w:author="Unknown">
              <w:r w:rsidRPr="00002EEC">
                <w:rPr>
                  <w:rFonts w:ascii="&amp;quot" w:eastAsia="Times New Roman" w:hAnsi="&amp;quot" w:cs="Times New Roman"/>
                  <w:b/>
                  <w:bCs/>
                  <w:color w:val="333333"/>
                  <w:sz w:val="16"/>
                  <w:u w:val="single"/>
                </w:rPr>
                <w:t>REST API Testing:</w:t>
              </w:r>
            </w:ins>
          </w:p>
          <w:p w:rsidR="00002EEC" w:rsidRPr="00002EEC" w:rsidRDefault="00002EEC" w:rsidP="00002EEC">
            <w:pPr>
              <w:numPr>
                <w:ilvl w:val="0"/>
                <w:numId w:val="20"/>
              </w:numPr>
              <w:spacing w:before="100" w:beforeAutospacing="1" w:after="100" w:afterAutospacing="1" w:line="197" w:lineRule="atLeast"/>
              <w:ind w:left="0"/>
              <w:rPr>
                <w:ins w:id="158" w:author="Unknown"/>
                <w:rFonts w:ascii="&amp;quot" w:eastAsia="Times New Roman" w:hAnsi="&amp;quot" w:cs="Times New Roman"/>
                <w:color w:val="545252"/>
                <w:sz w:val="11"/>
                <w:szCs w:val="11"/>
              </w:rPr>
            </w:pPr>
            <w:ins w:id="159"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"http://www.testautomationguru.com/how-to-test-rest-api-using-jmeter/"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 xml:space="preserve">Testing REST API Using </w:t>
              </w:r>
              <w:proofErr w:type="spellStart"/>
              <w:r w:rsidRPr="00002EEC">
                <w:rPr>
                  <w:rFonts w:ascii="&amp;quot" w:eastAsia="Times New Roman" w:hAnsi="&amp;quot" w:cs="Times New Roman"/>
                  <w:color w:val="0000FF"/>
                  <w:sz w:val="11"/>
                  <w:u w:val="single"/>
                </w:rPr>
                <w:t>JMeter</w:t>
              </w:r>
              <w:proofErr w:type="spellEnd"/>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20"/>
              </w:numPr>
              <w:spacing w:before="100" w:beforeAutospacing="1" w:after="100" w:afterAutospacing="1" w:line="197" w:lineRule="atLeast"/>
              <w:ind w:left="0"/>
              <w:rPr>
                <w:ins w:id="160" w:author="Unknown"/>
                <w:rFonts w:ascii="&amp;quot" w:eastAsia="Times New Roman" w:hAnsi="&amp;quot" w:cs="Times New Roman"/>
                <w:color w:val="545252"/>
                <w:sz w:val="11"/>
                <w:szCs w:val="11"/>
              </w:rPr>
            </w:pPr>
            <w:ins w:id="161"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"http://www.testautomationguru.com/jmeter-rest-api-testing-a-complete-data-driven-approach/"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REST API Testing Using Data Driven Approach</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20"/>
              </w:numPr>
              <w:spacing w:before="100" w:beforeAutospacing="1" w:after="100" w:afterAutospacing="1" w:line="197" w:lineRule="atLeast"/>
              <w:ind w:left="0"/>
              <w:rPr>
                <w:ins w:id="162" w:author="Unknown"/>
                <w:rFonts w:ascii="&amp;quot" w:eastAsia="Times New Roman" w:hAnsi="&amp;quot" w:cs="Times New Roman"/>
                <w:color w:val="545252"/>
                <w:sz w:val="11"/>
                <w:szCs w:val="11"/>
              </w:rPr>
            </w:pPr>
            <w:ins w:id="163"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"http://www.testautomationguru.com/best-practices-microservices-contract-testing/" \t "_blank" </w:instrText>
              </w:r>
              <w:r w:rsidRPr="00002EEC">
                <w:rPr>
                  <w:rFonts w:ascii="&amp;quot" w:eastAsia="Times New Roman" w:hAnsi="&amp;quot" w:cs="Times New Roman"/>
                  <w:color w:val="0000FF"/>
                  <w:sz w:val="11"/>
                  <w:szCs w:val="11"/>
                  <w:u w:val="single"/>
                </w:rPr>
                <w:fldChar w:fldCharType="separate"/>
              </w:r>
              <w:proofErr w:type="spellStart"/>
              <w:r w:rsidRPr="00002EEC">
                <w:rPr>
                  <w:rFonts w:ascii="&amp;quot" w:eastAsia="Times New Roman" w:hAnsi="&amp;quot" w:cs="Times New Roman"/>
                  <w:color w:val="0000FF"/>
                  <w:sz w:val="11"/>
                  <w:u w:val="single"/>
                </w:rPr>
                <w:t>MicroServices</w:t>
              </w:r>
              <w:proofErr w:type="spellEnd"/>
              <w:r w:rsidRPr="00002EEC">
                <w:rPr>
                  <w:rFonts w:ascii="&amp;quot" w:eastAsia="Times New Roman" w:hAnsi="&amp;quot" w:cs="Times New Roman"/>
                  <w:color w:val="0000FF"/>
                  <w:sz w:val="11"/>
                  <w:u w:val="single"/>
                </w:rPr>
                <w:t xml:space="preserve"> – Contract Testing</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spacing w:before="136" w:after="68" w:line="180" w:lineRule="atLeast"/>
              <w:outlineLvl w:val="1"/>
              <w:rPr>
                <w:ins w:id="164" w:author="Unknown"/>
                <w:rFonts w:ascii="&amp;quot" w:eastAsia="Times New Roman" w:hAnsi="&amp;quot" w:cs="Times New Roman"/>
                <w:color w:val="333333"/>
                <w:sz w:val="16"/>
                <w:szCs w:val="16"/>
              </w:rPr>
            </w:pPr>
            <w:ins w:id="165" w:author="Unknown">
              <w:r w:rsidRPr="00002EEC">
                <w:rPr>
                  <w:rFonts w:ascii="&amp;quot" w:eastAsia="Times New Roman" w:hAnsi="&amp;quot" w:cs="Times New Roman"/>
                  <w:b/>
                  <w:bCs/>
                  <w:color w:val="333333"/>
                  <w:sz w:val="16"/>
                  <w:u w:val="single"/>
                </w:rPr>
                <w:t>Test Scripts – Design Considerations:</w:t>
              </w:r>
            </w:ins>
          </w:p>
          <w:p w:rsidR="00002EEC" w:rsidRPr="00002EEC" w:rsidRDefault="00002EEC" w:rsidP="00002EEC">
            <w:pPr>
              <w:numPr>
                <w:ilvl w:val="0"/>
                <w:numId w:val="21"/>
              </w:numPr>
              <w:spacing w:before="100" w:beforeAutospacing="1" w:after="100" w:afterAutospacing="1" w:line="197" w:lineRule="atLeast"/>
              <w:ind w:left="0"/>
              <w:rPr>
                <w:ins w:id="166" w:author="Unknown"/>
                <w:rFonts w:ascii="&amp;quot" w:eastAsia="Times New Roman" w:hAnsi="&amp;quot" w:cs="Times New Roman"/>
                <w:color w:val="545252"/>
                <w:sz w:val="11"/>
                <w:szCs w:val="11"/>
              </w:rPr>
            </w:pPr>
            <w:ins w:id="167"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"http://www.testautomationguru.com/jmeter-modularizing-test-scripts/"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Creating Modular &amp; Reusable Performance Test Scripts</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21"/>
              </w:numPr>
              <w:spacing w:before="100" w:beforeAutospacing="1" w:after="100" w:afterAutospacing="1" w:line="197" w:lineRule="atLeast"/>
              <w:ind w:left="0"/>
              <w:rPr>
                <w:ins w:id="168" w:author="Unknown"/>
                <w:rFonts w:ascii="&amp;quot" w:eastAsia="Times New Roman" w:hAnsi="&amp;quot" w:cs="Times New Roman"/>
                <w:color w:val="545252"/>
                <w:sz w:val="11"/>
                <w:szCs w:val="11"/>
              </w:rPr>
            </w:pPr>
            <w:ins w:id="169"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"http://www.testautomationguru.com/jmeter-manage-test-plan/"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Executing Performance Test Scripts In Multiple Test Environments</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21"/>
              </w:numPr>
              <w:spacing w:before="100" w:beforeAutospacing="1" w:after="100" w:afterAutospacing="1" w:line="197" w:lineRule="atLeast"/>
              <w:ind w:left="0"/>
              <w:rPr>
                <w:ins w:id="170" w:author="Unknown"/>
                <w:rFonts w:ascii="&amp;quot" w:eastAsia="Times New Roman" w:hAnsi="&amp;quot" w:cs="Times New Roman"/>
                <w:color w:val="545252"/>
                <w:sz w:val="11"/>
                <w:szCs w:val="11"/>
              </w:rPr>
            </w:pPr>
            <w:ins w:id="171"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"http://www.testautomationguru.com/jmeter-performance-testing-application-of-littles-law-to-workload-models/"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Workload Model Design Using Little’s law</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21"/>
              </w:numPr>
              <w:spacing w:before="100" w:beforeAutospacing="1" w:after="100" w:afterAutospacing="1" w:line="197" w:lineRule="atLeast"/>
              <w:ind w:left="0"/>
              <w:rPr>
                <w:ins w:id="172" w:author="Unknown"/>
                <w:rFonts w:ascii="&amp;quot" w:eastAsia="Times New Roman" w:hAnsi="&amp;quot" w:cs="Times New Roman"/>
                <w:color w:val="545252"/>
                <w:sz w:val="11"/>
                <w:szCs w:val="11"/>
              </w:rPr>
            </w:pPr>
            <w:ins w:id="173"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"http://www.testautomationguru.com/jmeter-user-load-distribution-using-throughput-controller/"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How To Distribute The Load In The Test Plan</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21"/>
              </w:numPr>
              <w:spacing w:before="100" w:beforeAutospacing="1" w:after="100" w:afterAutospacing="1" w:line="197" w:lineRule="atLeast"/>
              <w:ind w:left="0"/>
              <w:rPr>
                <w:ins w:id="174" w:author="Unknown"/>
                <w:rFonts w:ascii="&amp;quot" w:eastAsia="Times New Roman" w:hAnsi="&amp;quot" w:cs="Times New Roman"/>
                <w:color w:val="545252"/>
                <w:sz w:val="11"/>
                <w:szCs w:val="11"/>
              </w:rPr>
            </w:pPr>
            <w:ins w:id="175"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"http://www.testautomationguru.com/jmeter-how-to-execute-different-performance-test-strategies/"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Executing Different Test Strategies</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21"/>
              </w:numPr>
              <w:spacing w:before="100" w:beforeAutospacing="1" w:after="100" w:afterAutospacing="1" w:line="197" w:lineRule="atLeast"/>
              <w:ind w:left="0"/>
              <w:rPr>
                <w:ins w:id="176" w:author="Unknown"/>
                <w:rFonts w:ascii="&amp;quot" w:eastAsia="Times New Roman" w:hAnsi="&amp;quot" w:cs="Times New Roman"/>
                <w:color w:val="545252"/>
                <w:sz w:val="11"/>
                <w:szCs w:val="11"/>
              </w:rPr>
            </w:pPr>
            <w:ins w:id="177"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"http://www.testautomationguru.com/jmeter-response-data-extractors-comparison/"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Response Data Extractors</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21"/>
              </w:numPr>
              <w:spacing w:before="100" w:beforeAutospacing="1" w:after="100" w:afterAutospacing="1" w:line="197" w:lineRule="atLeast"/>
              <w:ind w:left="0"/>
              <w:rPr>
                <w:ins w:id="178" w:author="Unknown"/>
                <w:rFonts w:ascii="&amp;quot" w:eastAsia="Times New Roman" w:hAnsi="&amp;quot" w:cs="Times New Roman"/>
                <w:color w:val="545252"/>
                <w:sz w:val="11"/>
                <w:szCs w:val="11"/>
              </w:rPr>
            </w:pPr>
            <w:ins w:id="179"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"http://www.testautomationguru.com/jmeter-csv-data-set-config-vs-redis-data-set-config-throughput-comparison/" \t "_blank" </w:instrText>
              </w:r>
              <w:r w:rsidRPr="00002EEC">
                <w:rPr>
                  <w:rFonts w:ascii="&amp;quot" w:eastAsia="Times New Roman" w:hAnsi="&amp;quot" w:cs="Times New Roman"/>
                  <w:color w:val="0000FF"/>
                  <w:sz w:val="11"/>
                  <w:szCs w:val="11"/>
                  <w:u w:val="single"/>
                </w:rPr>
                <w:fldChar w:fldCharType="separate"/>
              </w:r>
              <w:proofErr w:type="spellStart"/>
              <w:r w:rsidRPr="00002EEC">
                <w:rPr>
                  <w:rFonts w:ascii="&amp;quot" w:eastAsia="Times New Roman" w:hAnsi="&amp;quot" w:cs="Times New Roman"/>
                  <w:color w:val="0000FF"/>
                  <w:sz w:val="11"/>
                  <w:u w:val="single"/>
                </w:rPr>
                <w:t>JMeter</w:t>
              </w:r>
              <w:proofErr w:type="spellEnd"/>
              <w:r w:rsidRPr="00002EEC">
                <w:rPr>
                  <w:rFonts w:ascii="&amp;quot" w:eastAsia="Times New Roman" w:hAnsi="&amp;quot" w:cs="Times New Roman"/>
                  <w:color w:val="0000FF"/>
                  <w:sz w:val="11"/>
                  <w:u w:val="single"/>
                </w:rPr>
                <w:t xml:space="preserve"> – CSV Data Set </w:t>
              </w:r>
              <w:proofErr w:type="spellStart"/>
              <w:r w:rsidRPr="00002EEC">
                <w:rPr>
                  <w:rFonts w:ascii="&amp;quot" w:eastAsia="Times New Roman" w:hAnsi="&amp;quot" w:cs="Times New Roman"/>
                  <w:color w:val="0000FF"/>
                  <w:sz w:val="11"/>
                  <w:u w:val="single"/>
                </w:rPr>
                <w:t>Config</w:t>
              </w:r>
              <w:proofErr w:type="spellEnd"/>
              <w:r w:rsidRPr="00002EEC">
                <w:rPr>
                  <w:rFonts w:ascii="&amp;quot" w:eastAsia="Times New Roman" w:hAnsi="&amp;quot" w:cs="Times New Roman"/>
                  <w:color w:val="0000FF"/>
                  <w:sz w:val="11"/>
                  <w:u w:val="single"/>
                </w:rPr>
                <w:t xml:space="preserve"> </w:t>
              </w:r>
              <w:proofErr w:type="spellStart"/>
              <w:r w:rsidRPr="00002EEC">
                <w:rPr>
                  <w:rFonts w:ascii="&amp;quot" w:eastAsia="Times New Roman" w:hAnsi="&amp;quot" w:cs="Times New Roman"/>
                  <w:color w:val="0000FF"/>
                  <w:sz w:val="11"/>
                  <w:u w:val="single"/>
                </w:rPr>
                <w:t>vs</w:t>
              </w:r>
              <w:proofErr w:type="spellEnd"/>
              <w:r w:rsidRPr="00002EEC">
                <w:rPr>
                  <w:rFonts w:ascii="&amp;quot" w:eastAsia="Times New Roman" w:hAnsi="&amp;quot" w:cs="Times New Roman"/>
                  <w:color w:val="0000FF"/>
                  <w:sz w:val="11"/>
                  <w:u w:val="single"/>
                </w:rPr>
                <w:t xml:space="preserve"> </w:t>
              </w:r>
              <w:proofErr w:type="spellStart"/>
              <w:r w:rsidRPr="00002EEC">
                <w:rPr>
                  <w:rFonts w:ascii="&amp;quot" w:eastAsia="Times New Roman" w:hAnsi="&amp;quot" w:cs="Times New Roman"/>
                  <w:color w:val="0000FF"/>
                  <w:sz w:val="11"/>
                  <w:u w:val="single"/>
                </w:rPr>
                <w:t>Redis</w:t>
              </w:r>
              <w:proofErr w:type="spellEnd"/>
              <w:r w:rsidRPr="00002EEC">
                <w:rPr>
                  <w:rFonts w:ascii="&amp;quot" w:eastAsia="Times New Roman" w:hAnsi="&amp;quot" w:cs="Times New Roman"/>
                  <w:color w:val="0000FF"/>
                  <w:sz w:val="11"/>
                  <w:u w:val="single"/>
                </w:rPr>
                <w:t xml:space="preserve"> Data Set </w:t>
              </w:r>
              <w:proofErr w:type="spellStart"/>
              <w:r w:rsidRPr="00002EEC">
                <w:rPr>
                  <w:rFonts w:ascii="&amp;quot" w:eastAsia="Times New Roman" w:hAnsi="&amp;quot" w:cs="Times New Roman"/>
                  <w:color w:val="0000FF"/>
                  <w:sz w:val="11"/>
                  <w:u w:val="single"/>
                </w:rPr>
                <w:t>Config</w:t>
              </w:r>
              <w:proofErr w:type="spellEnd"/>
              <w:r w:rsidRPr="00002EEC">
                <w:rPr>
                  <w:rFonts w:ascii="&amp;quot" w:eastAsia="Times New Roman" w:hAnsi="&amp;quot" w:cs="Times New Roman"/>
                  <w:color w:val="0000FF"/>
                  <w:sz w:val="11"/>
                  <w:u w:val="single"/>
                </w:rPr>
                <w:t xml:space="preserve"> – Throughput Comparison</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21"/>
              </w:numPr>
              <w:spacing w:before="100" w:beforeAutospacing="1" w:after="100" w:afterAutospacing="1" w:line="197" w:lineRule="atLeast"/>
              <w:ind w:left="0"/>
              <w:rPr>
                <w:ins w:id="180" w:author="Unknown"/>
                <w:rFonts w:ascii="&amp;quot" w:eastAsia="Times New Roman" w:hAnsi="&amp;quot" w:cs="Times New Roman"/>
                <w:color w:val="545252"/>
                <w:sz w:val="11"/>
                <w:szCs w:val="11"/>
              </w:rPr>
            </w:pPr>
            <w:ins w:id="181"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"http://www.testautomationguru.com/jmeter-post-processors-script-language-comparison/"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 xml:space="preserve">Groovy </w:t>
              </w:r>
              <w:proofErr w:type="spellStart"/>
              <w:r w:rsidRPr="00002EEC">
                <w:rPr>
                  <w:rFonts w:ascii="&amp;quot" w:eastAsia="Times New Roman" w:hAnsi="&amp;quot" w:cs="Times New Roman"/>
                  <w:color w:val="0000FF"/>
                  <w:sz w:val="11"/>
                  <w:u w:val="single"/>
                </w:rPr>
                <w:t>vs</w:t>
              </w:r>
              <w:proofErr w:type="spellEnd"/>
              <w:r w:rsidRPr="00002EEC">
                <w:rPr>
                  <w:rFonts w:ascii="&amp;quot" w:eastAsia="Times New Roman" w:hAnsi="&amp;quot" w:cs="Times New Roman"/>
                  <w:color w:val="0000FF"/>
                  <w:sz w:val="11"/>
                  <w:u w:val="single"/>
                </w:rPr>
                <w:t xml:space="preserve"> </w:t>
              </w:r>
              <w:proofErr w:type="spellStart"/>
              <w:r w:rsidRPr="00002EEC">
                <w:rPr>
                  <w:rFonts w:ascii="&amp;quot" w:eastAsia="Times New Roman" w:hAnsi="&amp;quot" w:cs="Times New Roman"/>
                  <w:color w:val="0000FF"/>
                  <w:sz w:val="11"/>
                  <w:u w:val="single"/>
                </w:rPr>
                <w:t>Beanshell</w:t>
              </w:r>
              <w:proofErr w:type="spellEnd"/>
              <w:r w:rsidRPr="00002EEC">
                <w:rPr>
                  <w:rFonts w:ascii="&amp;quot" w:eastAsia="Times New Roman" w:hAnsi="&amp;quot" w:cs="Times New Roman"/>
                  <w:color w:val="0000FF"/>
                  <w:sz w:val="11"/>
                  <w:u w:val="single"/>
                </w:rPr>
                <w:t xml:space="preserve"> </w:t>
              </w:r>
              <w:proofErr w:type="spellStart"/>
              <w:r w:rsidRPr="00002EEC">
                <w:rPr>
                  <w:rFonts w:ascii="&amp;quot" w:eastAsia="Times New Roman" w:hAnsi="&amp;quot" w:cs="Times New Roman"/>
                  <w:color w:val="0000FF"/>
                  <w:sz w:val="11"/>
                  <w:u w:val="single"/>
                </w:rPr>
                <w:t>vs</w:t>
              </w:r>
              <w:proofErr w:type="spellEnd"/>
              <w:r w:rsidRPr="00002EEC">
                <w:rPr>
                  <w:rFonts w:ascii="&amp;quot" w:eastAsia="Times New Roman" w:hAnsi="&amp;quot" w:cs="Times New Roman"/>
                  <w:color w:val="0000FF"/>
                  <w:sz w:val="11"/>
                  <w:u w:val="single"/>
                </w:rPr>
                <w:t xml:space="preserve"> Java </w:t>
              </w:r>
              <w:proofErr w:type="spellStart"/>
              <w:r w:rsidRPr="00002EEC">
                <w:rPr>
                  <w:rFonts w:ascii="&amp;quot" w:eastAsia="Times New Roman" w:hAnsi="&amp;quot" w:cs="Times New Roman"/>
                  <w:color w:val="0000FF"/>
                  <w:sz w:val="11"/>
                  <w:u w:val="single"/>
                </w:rPr>
                <w:t>vs</w:t>
              </w:r>
              <w:proofErr w:type="spellEnd"/>
              <w:r w:rsidRPr="00002EEC">
                <w:rPr>
                  <w:rFonts w:ascii="&amp;quot" w:eastAsia="Times New Roman" w:hAnsi="&amp;quot" w:cs="Times New Roman"/>
                  <w:color w:val="0000FF"/>
                  <w:sz w:val="11"/>
                  <w:u w:val="single"/>
                </w:rPr>
                <w:t xml:space="preserve"> </w:t>
              </w:r>
              <w:proofErr w:type="spellStart"/>
              <w:r w:rsidRPr="00002EEC">
                <w:rPr>
                  <w:rFonts w:ascii="&amp;quot" w:eastAsia="Times New Roman" w:hAnsi="&amp;quot" w:cs="Times New Roman"/>
                  <w:color w:val="0000FF"/>
                  <w:sz w:val="11"/>
                  <w:u w:val="single"/>
                </w:rPr>
                <w:t>Javascript</w:t>
              </w:r>
              <w:proofErr w:type="spellEnd"/>
              <w:r w:rsidRPr="00002EEC">
                <w:rPr>
                  <w:rFonts w:ascii="&amp;quot" w:eastAsia="Times New Roman" w:hAnsi="&amp;quot" w:cs="Times New Roman"/>
                  <w:color w:val="0000FF"/>
                  <w:sz w:val="11"/>
                  <w:u w:val="single"/>
                </w:rPr>
                <w:t xml:space="preserve"> – which affects the performance of your tests?</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spacing w:before="136" w:after="68" w:line="180" w:lineRule="atLeast"/>
              <w:outlineLvl w:val="1"/>
              <w:rPr>
                <w:ins w:id="182" w:author="Unknown"/>
                <w:rFonts w:ascii="&amp;quot" w:eastAsia="Times New Roman" w:hAnsi="&amp;quot" w:cs="Times New Roman"/>
                <w:color w:val="333333"/>
                <w:sz w:val="16"/>
                <w:szCs w:val="16"/>
              </w:rPr>
            </w:pPr>
            <w:ins w:id="183" w:author="Unknown">
              <w:r w:rsidRPr="00002EEC">
                <w:rPr>
                  <w:rFonts w:ascii="&amp;quot" w:eastAsia="Times New Roman" w:hAnsi="&amp;quot" w:cs="Times New Roman"/>
                  <w:b/>
                  <w:bCs/>
                  <w:color w:val="333333"/>
                  <w:sz w:val="16"/>
                  <w:u w:val="single"/>
                </w:rPr>
                <w:t xml:space="preserve">Extending </w:t>
              </w:r>
              <w:proofErr w:type="spellStart"/>
              <w:r w:rsidRPr="00002EEC">
                <w:rPr>
                  <w:rFonts w:ascii="&amp;quot" w:eastAsia="Times New Roman" w:hAnsi="&amp;quot" w:cs="Times New Roman"/>
                  <w:b/>
                  <w:bCs/>
                  <w:color w:val="333333"/>
                  <w:sz w:val="16"/>
                  <w:u w:val="single"/>
                </w:rPr>
                <w:t>JMeter</w:t>
              </w:r>
              <w:proofErr w:type="spellEnd"/>
              <w:r w:rsidRPr="00002EEC">
                <w:rPr>
                  <w:rFonts w:ascii="&amp;quot" w:eastAsia="Times New Roman" w:hAnsi="&amp;quot" w:cs="Times New Roman"/>
                  <w:b/>
                  <w:bCs/>
                  <w:color w:val="333333"/>
                  <w:sz w:val="16"/>
                  <w:u w:val="single"/>
                </w:rPr>
                <w:t xml:space="preserve"> – Custom </w:t>
              </w:r>
              <w:proofErr w:type="spellStart"/>
              <w:r w:rsidRPr="00002EEC">
                <w:rPr>
                  <w:rFonts w:ascii="&amp;quot" w:eastAsia="Times New Roman" w:hAnsi="&amp;quot" w:cs="Times New Roman"/>
                  <w:b/>
                  <w:bCs/>
                  <w:color w:val="333333"/>
                  <w:sz w:val="16"/>
                  <w:u w:val="single"/>
                </w:rPr>
                <w:t>Plugin</w:t>
              </w:r>
              <w:proofErr w:type="spellEnd"/>
              <w:r w:rsidRPr="00002EEC">
                <w:rPr>
                  <w:rFonts w:ascii="&amp;quot" w:eastAsia="Times New Roman" w:hAnsi="&amp;quot" w:cs="Times New Roman"/>
                  <w:b/>
                  <w:bCs/>
                  <w:color w:val="333333"/>
                  <w:sz w:val="16"/>
                  <w:u w:val="single"/>
                </w:rPr>
                <w:t xml:space="preserve"> Creation:</w:t>
              </w:r>
            </w:ins>
          </w:p>
          <w:p w:rsidR="00002EEC" w:rsidRPr="00002EEC" w:rsidRDefault="00002EEC" w:rsidP="00002EEC">
            <w:pPr>
              <w:numPr>
                <w:ilvl w:val="0"/>
                <w:numId w:val="22"/>
              </w:numPr>
              <w:spacing w:before="100" w:beforeAutospacing="1" w:after="100" w:afterAutospacing="1" w:line="197" w:lineRule="atLeast"/>
              <w:ind w:left="0"/>
              <w:rPr>
                <w:ins w:id="184" w:author="Unknown"/>
                <w:rFonts w:ascii="&amp;quot" w:eastAsia="Times New Roman" w:hAnsi="&amp;quot" w:cs="Times New Roman"/>
                <w:color w:val="545252"/>
                <w:sz w:val="11"/>
                <w:szCs w:val="11"/>
              </w:rPr>
            </w:pPr>
            <w:ins w:id="185"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"http://www.testautomationguru.com/extending-jmeter-creating-custom-config-element-property-file-reader/"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 xml:space="preserve">Creating Custom </w:t>
              </w:r>
              <w:proofErr w:type="spellStart"/>
              <w:r w:rsidRPr="00002EEC">
                <w:rPr>
                  <w:rFonts w:ascii="&amp;quot" w:eastAsia="Times New Roman" w:hAnsi="&amp;quot" w:cs="Times New Roman"/>
                  <w:color w:val="0000FF"/>
                  <w:sz w:val="11"/>
                  <w:u w:val="single"/>
                </w:rPr>
                <w:t>Config</w:t>
              </w:r>
              <w:proofErr w:type="spellEnd"/>
              <w:r w:rsidRPr="00002EEC">
                <w:rPr>
                  <w:rFonts w:ascii="&amp;quot" w:eastAsia="Times New Roman" w:hAnsi="&amp;quot" w:cs="Times New Roman"/>
                  <w:color w:val="0000FF"/>
                  <w:sz w:val="11"/>
                  <w:u w:val="single"/>
                </w:rPr>
                <w:t xml:space="preserve"> Element – Property File Reader</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22"/>
              </w:numPr>
              <w:spacing w:before="100" w:beforeAutospacing="1" w:after="100" w:afterAutospacing="1" w:line="197" w:lineRule="atLeast"/>
              <w:ind w:left="0"/>
              <w:rPr>
                <w:ins w:id="186" w:author="Unknown"/>
                <w:rFonts w:ascii="&amp;quot" w:eastAsia="Times New Roman" w:hAnsi="&amp;quot" w:cs="Times New Roman"/>
                <w:color w:val="545252"/>
                <w:sz w:val="11"/>
                <w:szCs w:val="11"/>
              </w:rPr>
            </w:pPr>
            <w:ins w:id="187"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"http://www.testautomationguru.com/jmeter-extending-jmeter-creating-custom-functions/"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Creating Custom Functions – String Joiner</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numPr>
                <w:ilvl w:val="0"/>
                <w:numId w:val="22"/>
              </w:numPr>
              <w:spacing w:before="100" w:beforeAutospacing="1" w:after="100" w:afterAutospacing="1" w:line="197" w:lineRule="atLeast"/>
              <w:ind w:left="0"/>
              <w:rPr>
                <w:ins w:id="188" w:author="Unknown"/>
                <w:rFonts w:ascii="&amp;quot" w:eastAsia="Times New Roman" w:hAnsi="&amp;quot" w:cs="Times New Roman"/>
                <w:color w:val="545252"/>
                <w:sz w:val="11"/>
                <w:szCs w:val="11"/>
              </w:rPr>
            </w:pPr>
            <w:ins w:id="189" w:author="Unknown">
              <w:r w:rsidRPr="00002EEC">
                <w:rPr>
                  <w:rFonts w:ascii="&amp;quot" w:eastAsia="Times New Roman" w:hAnsi="&amp;quot" w:cs="Times New Roman"/>
                  <w:color w:val="0000FF"/>
                  <w:sz w:val="11"/>
                  <w:szCs w:val="11"/>
                  <w:u w:val="single"/>
                </w:rPr>
                <w:fldChar w:fldCharType="begin"/>
              </w:r>
              <w:r w:rsidRPr="00002EEC">
                <w:rPr>
                  <w:rFonts w:ascii="&amp;quot" w:eastAsia="Times New Roman" w:hAnsi="&amp;quot" w:cs="Times New Roman"/>
                  <w:color w:val="0000FF"/>
                  <w:sz w:val="11"/>
                  <w:szCs w:val="11"/>
                  <w:u w:val="single"/>
                </w:rPr>
                <w:instrText xml:space="preserve"> HYPERLINK "http://www.testautomationguru.com/jmeter-until-controller/" \t "_blank" </w:instrText>
              </w:r>
              <w:r w:rsidRPr="00002EEC">
                <w:rPr>
                  <w:rFonts w:ascii="&amp;quot" w:eastAsia="Times New Roman" w:hAnsi="&amp;quot" w:cs="Times New Roman"/>
                  <w:color w:val="0000FF"/>
                  <w:sz w:val="11"/>
                  <w:szCs w:val="11"/>
                  <w:u w:val="single"/>
                </w:rPr>
                <w:fldChar w:fldCharType="separate"/>
              </w:r>
              <w:r w:rsidRPr="00002EEC">
                <w:rPr>
                  <w:rFonts w:ascii="&amp;quot" w:eastAsia="Times New Roman" w:hAnsi="&amp;quot" w:cs="Times New Roman"/>
                  <w:color w:val="0000FF"/>
                  <w:sz w:val="11"/>
                  <w:u w:val="single"/>
                </w:rPr>
                <w:t>Custom Controller – Until Controller</w:t>
              </w:r>
              <w:r w:rsidRPr="00002EEC">
                <w:rPr>
                  <w:rFonts w:ascii="&amp;quot" w:eastAsia="Times New Roman" w:hAnsi="&amp;quot" w:cs="Times New Roman"/>
                  <w:color w:val="0000FF"/>
                  <w:sz w:val="11"/>
                  <w:szCs w:val="11"/>
                  <w:u w:val="single"/>
                </w:rPr>
                <w:fldChar w:fldCharType="end"/>
              </w:r>
            </w:ins>
          </w:p>
          <w:p w:rsidR="00002EEC" w:rsidRPr="00002EEC" w:rsidRDefault="00002EEC" w:rsidP="00002EEC">
            <w:pPr>
              <w:spacing w:after="102" w:line="213" w:lineRule="atLeast"/>
              <w:jc w:val="center"/>
              <w:outlineLvl w:val="0"/>
              <w:rPr>
                <w:rFonts w:ascii="&amp;quot" w:eastAsia="Times New Roman" w:hAnsi="&amp;quot" w:cs="Times New Roman"/>
                <w:color w:val="616161"/>
                <w:kern w:val="36"/>
                <w:sz w:val="18"/>
                <w:szCs w:val="18"/>
              </w:rPr>
            </w:pPr>
          </w:p>
        </w:tc>
      </w:tr>
      <w:tr w:rsidR="00002EEC" w:rsidTr="00002EEC">
        <w:tc>
          <w:tcPr>
            <w:tcW w:w="9576" w:type="dxa"/>
          </w:tcPr>
          <w:p w:rsidR="00002EEC" w:rsidRDefault="00002EEC" w:rsidP="00002EEC">
            <w:pPr>
              <w:pStyle w:val="Heading3"/>
              <w:spacing w:before="0" w:after="102" w:line="180" w:lineRule="atLeast"/>
              <w:jc w:val="center"/>
              <w:rPr>
                <w:rFonts w:ascii="&amp;quot" w:hAnsi="&amp;quot"/>
                <w:b w:val="0"/>
                <w:bCs w:val="0"/>
                <w:color w:val="616161"/>
                <w:sz w:val="15"/>
                <w:szCs w:val="15"/>
              </w:rPr>
            </w:pPr>
            <w:hyperlink r:id="rId12" w:history="1">
              <w:r>
                <w:rPr>
                  <w:rStyle w:val="Hyperlink"/>
                  <w:rFonts w:ascii="&amp;quot" w:hAnsi="&amp;quot"/>
                  <w:b w:val="0"/>
                  <w:bCs w:val="0"/>
                  <w:color w:val="616161"/>
                  <w:sz w:val="15"/>
                  <w:szCs w:val="15"/>
                  <w:bdr w:val="none" w:sz="0" w:space="0" w:color="auto" w:frame="1"/>
                </w:rPr>
                <w:t xml:space="preserve">Selenium </w:t>
              </w:r>
              <w:proofErr w:type="spellStart"/>
              <w:r>
                <w:rPr>
                  <w:rStyle w:val="Hyperlink"/>
                  <w:rFonts w:ascii="&amp;quot" w:hAnsi="&amp;quot"/>
                  <w:b w:val="0"/>
                  <w:bCs w:val="0"/>
                  <w:color w:val="616161"/>
                  <w:sz w:val="15"/>
                  <w:szCs w:val="15"/>
                  <w:bdr w:val="none" w:sz="0" w:space="0" w:color="auto" w:frame="1"/>
                </w:rPr>
                <w:t>Docker</w:t>
              </w:r>
              <w:proofErr w:type="spellEnd"/>
              <w:r>
                <w:rPr>
                  <w:rStyle w:val="Hyperlink"/>
                  <w:rFonts w:ascii="&amp;quot" w:hAnsi="&amp;quot"/>
                  <w:b w:val="0"/>
                  <w:bCs w:val="0"/>
                  <w:color w:val="616161"/>
                  <w:sz w:val="15"/>
                  <w:szCs w:val="15"/>
                  <w:bdr w:val="none" w:sz="0" w:space="0" w:color="auto" w:frame="1"/>
                </w:rPr>
                <w:t xml:space="preserve"> Integration </w:t>
              </w:r>
              <w:proofErr w:type="gramStart"/>
              <w:r>
                <w:rPr>
                  <w:rStyle w:val="Hyperlink"/>
                  <w:rFonts w:ascii="&amp;quot" w:hAnsi="&amp;quot"/>
                  <w:b w:val="0"/>
                  <w:bCs w:val="0"/>
                  <w:color w:val="616161"/>
                  <w:sz w:val="15"/>
                  <w:szCs w:val="15"/>
                  <w:bdr w:val="none" w:sz="0" w:space="0" w:color="auto" w:frame="1"/>
                </w:rPr>
                <w:t>Through</w:t>
              </w:r>
              <w:proofErr w:type="gramEnd"/>
              <w:r>
                <w:rPr>
                  <w:rStyle w:val="Hyperlink"/>
                  <w:rFonts w:ascii="&amp;quot" w:hAnsi="&amp;quot"/>
                  <w:b w:val="0"/>
                  <w:bCs w:val="0"/>
                  <w:color w:val="616161"/>
                  <w:sz w:val="15"/>
                  <w:szCs w:val="15"/>
                  <w:bdr w:val="none" w:sz="0" w:space="0" w:color="auto" w:frame="1"/>
                </w:rPr>
                <w:t xml:space="preserve"> </w:t>
              </w:r>
              <w:proofErr w:type="spellStart"/>
              <w:r>
                <w:rPr>
                  <w:rStyle w:val="Hyperlink"/>
                  <w:rFonts w:ascii="&amp;quot" w:hAnsi="&amp;quot"/>
                  <w:b w:val="0"/>
                  <w:bCs w:val="0"/>
                  <w:color w:val="616161"/>
                  <w:sz w:val="15"/>
                  <w:szCs w:val="15"/>
                  <w:bdr w:val="none" w:sz="0" w:space="0" w:color="auto" w:frame="1"/>
                </w:rPr>
                <w:t>Jenkinsfile</w:t>
              </w:r>
              <w:proofErr w:type="spellEnd"/>
              <w:r>
                <w:rPr>
                  <w:rStyle w:val="Hyperlink"/>
                  <w:rFonts w:ascii="&amp;quot" w:hAnsi="&amp;quot"/>
                  <w:b w:val="0"/>
                  <w:bCs w:val="0"/>
                  <w:color w:val="616161"/>
                  <w:sz w:val="15"/>
                  <w:szCs w:val="15"/>
                  <w:bdr w:val="none" w:sz="0" w:space="0" w:color="auto" w:frame="1"/>
                </w:rPr>
                <w:t xml:space="preserve"> – Part 3 – Executing Tests Inside </w:t>
              </w:r>
              <w:proofErr w:type="spellStart"/>
              <w:r>
                <w:rPr>
                  <w:rStyle w:val="Hyperlink"/>
                  <w:rFonts w:ascii="&amp;quot" w:hAnsi="&amp;quot"/>
                  <w:b w:val="0"/>
                  <w:bCs w:val="0"/>
                  <w:color w:val="616161"/>
                  <w:sz w:val="15"/>
                  <w:szCs w:val="15"/>
                  <w:bdr w:val="none" w:sz="0" w:space="0" w:color="auto" w:frame="1"/>
                </w:rPr>
                <w:t>Docker</w:t>
              </w:r>
              <w:proofErr w:type="spellEnd"/>
              <w:r>
                <w:rPr>
                  <w:rStyle w:val="Hyperlink"/>
                  <w:rFonts w:ascii="&amp;quot" w:hAnsi="&amp;quot"/>
                  <w:b w:val="0"/>
                  <w:bCs w:val="0"/>
                  <w:color w:val="616161"/>
                  <w:sz w:val="15"/>
                  <w:szCs w:val="15"/>
                  <w:bdr w:val="none" w:sz="0" w:space="0" w:color="auto" w:frame="1"/>
                </w:rPr>
                <w:t xml:space="preserve"> Container</w:t>
              </w:r>
            </w:hyperlink>
          </w:p>
          <w:p w:rsidR="00002EEC" w:rsidRDefault="00002EEC" w:rsidP="00002EEC">
            <w:pPr>
              <w:shd w:val="clear" w:color="auto" w:fill="FFFFFF"/>
              <w:jc w:val="center"/>
              <w:rPr>
                <w:rFonts w:ascii="&amp;quot" w:hAnsi="&amp;quot"/>
                <w:color w:val="333333"/>
                <w:sz w:val="10"/>
                <w:szCs w:val="10"/>
              </w:rPr>
            </w:pPr>
            <w:r>
              <w:rPr>
                <w:rStyle w:val="entry-date"/>
                <w:rFonts w:ascii="&amp;quot" w:hAnsi="&amp;quot"/>
                <w:color w:val="333333"/>
                <w:sz w:val="10"/>
                <w:szCs w:val="10"/>
              </w:rPr>
              <w:t>July 2, 2018</w:t>
            </w:r>
            <w:r>
              <w:rPr>
                <w:rFonts w:ascii="&amp;quot" w:hAnsi="&amp;quot"/>
                <w:color w:val="333333"/>
                <w:sz w:val="10"/>
                <w:szCs w:val="10"/>
              </w:rPr>
              <w:t xml:space="preserve"> </w:t>
            </w:r>
            <w:hyperlink r:id="rId13" w:anchor="comments" w:history="1">
              <w:r>
                <w:rPr>
                  <w:rStyle w:val="Hyperlink"/>
                  <w:rFonts w:ascii="&amp;quot" w:hAnsi="&amp;quot"/>
                  <w:color w:val="616161"/>
                  <w:sz w:val="10"/>
                  <w:szCs w:val="10"/>
                  <w:bdr w:val="none" w:sz="0" w:space="0" w:color="auto" w:frame="1"/>
                </w:rPr>
                <w:t>6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002EEC" w:rsidRDefault="00002EEC" w:rsidP="00002EEC">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 xml:space="preserve">Overview: This is Part 3 of Selenium </w:t>
            </w:r>
            <w:proofErr w:type="spellStart"/>
            <w:r>
              <w:rPr>
                <w:rFonts w:ascii="&amp;quot" w:hAnsi="&amp;quot"/>
                <w:color w:val="545252"/>
                <w:sz w:val="11"/>
                <w:szCs w:val="11"/>
              </w:rPr>
              <w:t>Docker</w:t>
            </w:r>
            <w:proofErr w:type="spellEnd"/>
            <w:r>
              <w:rPr>
                <w:rFonts w:ascii="&amp;quot" w:hAnsi="&amp;quot"/>
                <w:color w:val="545252"/>
                <w:sz w:val="11"/>
                <w:szCs w:val="11"/>
              </w:rPr>
              <w:t xml:space="preserve"> Integration Through </w:t>
            </w:r>
            <w:proofErr w:type="spellStart"/>
            <w:r>
              <w:rPr>
                <w:rFonts w:ascii="&amp;quot" w:hAnsi="&amp;quot"/>
                <w:color w:val="545252"/>
                <w:sz w:val="11"/>
                <w:szCs w:val="11"/>
              </w:rPr>
              <w:t>Jenkinsfile</w:t>
            </w:r>
            <w:proofErr w:type="spellEnd"/>
            <w:r>
              <w:rPr>
                <w:rFonts w:ascii="&amp;quot" w:hAnsi="&amp;quot"/>
                <w:color w:val="545252"/>
                <w:sz w:val="11"/>
                <w:szCs w:val="11"/>
              </w:rPr>
              <w:t xml:space="preserve"> series. If you have not read the Part 1 &amp; Part 2, I would request you to check below. Selenium </w:t>
            </w:r>
            <w:proofErr w:type="spellStart"/>
            <w:r>
              <w:rPr>
                <w:rFonts w:ascii="&amp;quot" w:hAnsi="&amp;quot"/>
                <w:color w:val="545252"/>
                <w:sz w:val="11"/>
                <w:szCs w:val="11"/>
              </w:rPr>
              <w:t>Docker</w:t>
            </w:r>
            <w:proofErr w:type="spellEnd"/>
            <w:r>
              <w:rPr>
                <w:rFonts w:ascii="&amp;quot" w:hAnsi="&amp;quot"/>
                <w:color w:val="545252"/>
                <w:sz w:val="11"/>
                <w:szCs w:val="11"/>
              </w:rPr>
              <w:t xml:space="preserve"> Integration Through </w:t>
            </w:r>
            <w:proofErr w:type="spellStart"/>
            <w:r>
              <w:rPr>
                <w:rFonts w:ascii="&amp;quot" w:hAnsi="&amp;quot"/>
                <w:color w:val="545252"/>
                <w:sz w:val="11"/>
                <w:szCs w:val="11"/>
              </w:rPr>
              <w:t>Jenkinsfile</w:t>
            </w:r>
            <w:proofErr w:type="spellEnd"/>
            <w:r>
              <w:rPr>
                <w:rFonts w:ascii="&amp;quot" w:hAnsi="&amp;quot"/>
                <w:color w:val="545252"/>
                <w:sz w:val="11"/>
                <w:szCs w:val="11"/>
              </w:rPr>
              <w:t xml:space="preserve"> – Part 1 – Setting Up Tests &amp; Dependencies Selenium </w:t>
            </w:r>
            <w:proofErr w:type="spellStart"/>
            <w:r>
              <w:rPr>
                <w:rFonts w:ascii="&amp;quot" w:hAnsi="&amp;quot"/>
                <w:color w:val="545252"/>
                <w:sz w:val="11"/>
                <w:szCs w:val="11"/>
              </w:rPr>
              <w:t>Docker</w:t>
            </w:r>
            <w:proofErr w:type="spellEnd"/>
            <w:r>
              <w:rPr>
                <w:rFonts w:ascii="&amp;quot" w:hAnsi="&amp;quot"/>
                <w:color w:val="545252"/>
                <w:sz w:val="11"/>
                <w:szCs w:val="11"/>
              </w:rPr>
              <w:t xml:space="preserve"> Integration Through </w:t>
            </w:r>
            <w:proofErr w:type="spellStart"/>
            <w:r>
              <w:rPr>
                <w:rFonts w:ascii="&amp;quot" w:hAnsi="&amp;quot"/>
                <w:color w:val="545252"/>
                <w:sz w:val="11"/>
                <w:szCs w:val="11"/>
              </w:rPr>
              <w:t>Jenkinsfile</w:t>
            </w:r>
            <w:proofErr w:type="spellEnd"/>
            <w:r>
              <w:rPr>
                <w:rFonts w:ascii="&amp;quot" w:hAnsi="&amp;quot"/>
                <w:color w:val="545252"/>
                <w:sz w:val="11"/>
                <w:szCs w:val="11"/>
              </w:rPr>
              <w:t xml:space="preserve"> – Part 2 – Building </w:t>
            </w:r>
            <w:proofErr w:type="spellStart"/>
            <w:r>
              <w:rPr>
                <w:rFonts w:ascii="&amp;quot" w:hAnsi="&amp;quot"/>
                <w:color w:val="545252"/>
                <w:sz w:val="11"/>
                <w:szCs w:val="11"/>
              </w:rPr>
              <w:t>Docker</w:t>
            </w:r>
            <w:proofErr w:type="spellEnd"/>
            <w:r>
              <w:rPr>
                <w:rFonts w:ascii="&amp;quot" w:hAnsi="&amp;quot"/>
                <w:color w:val="545252"/>
                <w:sz w:val="11"/>
                <w:szCs w:val="11"/>
              </w:rPr>
              <w:t xml:space="preserve"> Image &amp;</w:t>
            </w:r>
          </w:p>
          <w:p w:rsidR="00002EEC" w:rsidRDefault="00002EEC" w:rsidP="00002EEC">
            <w:pPr>
              <w:shd w:val="clear" w:color="auto" w:fill="FFFFFF"/>
              <w:rPr>
                <w:rFonts w:ascii="&amp;quot" w:hAnsi="&amp;quot"/>
                <w:color w:val="333333"/>
                <w:sz w:val="10"/>
                <w:szCs w:val="10"/>
              </w:rPr>
            </w:pPr>
            <w:hyperlink r:id="rId14" w:tooltip="More" w:history="1">
              <w:r>
                <w:rPr>
                  <w:rStyle w:val="button"/>
                  <w:rFonts w:ascii="&amp;quot" w:hAnsi="&amp;quot"/>
                  <w:color w:val="FFFFFF"/>
                  <w:sz w:val="10"/>
                  <w:szCs w:val="10"/>
                  <w:bdr w:val="none" w:sz="0" w:space="0" w:color="auto" w:frame="1"/>
                  <w:shd w:val="clear" w:color="auto" w:fill="FF6644"/>
                </w:rPr>
                <w:t>Read More</w:t>
              </w:r>
              <w:r>
                <w:rPr>
                  <w:rStyle w:val="Hyperlink"/>
                  <w:rFonts w:ascii="&amp;quot" w:hAnsi="&amp;quot"/>
                  <w:color w:val="333333"/>
                  <w:sz w:val="10"/>
                  <w:szCs w:val="10"/>
                  <w:bdr w:val="none" w:sz="0" w:space="0" w:color="auto" w:frame="1"/>
                </w:rPr>
                <w:t xml:space="preserve"> </w:t>
              </w:r>
            </w:hyperlink>
          </w:p>
          <w:p w:rsidR="00002EEC" w:rsidRDefault="00002EEC" w:rsidP="00002EEC">
            <w:pPr>
              <w:rPr>
                <w:rFonts w:ascii="&amp;quot" w:hAnsi="&amp;quot"/>
                <w:color w:val="333333"/>
                <w:sz w:val="10"/>
                <w:szCs w:val="10"/>
              </w:rPr>
            </w:pPr>
            <w:r>
              <w:rPr>
                <w:rFonts w:ascii="&amp;quot" w:hAnsi="&amp;quot"/>
                <w:noProof/>
                <w:color w:val="333333"/>
                <w:sz w:val="10"/>
                <w:szCs w:val="10"/>
              </w:rPr>
              <w:drawing>
                <wp:inline distT="0" distB="0" distL="0" distR="0">
                  <wp:extent cx="7618730" cy="4086860"/>
                  <wp:effectExtent l="19050" t="0" r="1270" b="0"/>
                  <wp:docPr id="8" name="Picture 8" descr="docker-volume-mapping-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ker-volume-mapping-header"/>
                          <pic:cNvPicPr>
                            <a:picLocks noChangeAspect="1" noChangeArrowheads="1"/>
                          </pic:cNvPicPr>
                        </pic:nvPicPr>
                        <pic:blipFill>
                          <a:blip r:embed="rId15" cstate="print"/>
                          <a:srcRect/>
                          <a:stretch>
                            <a:fillRect/>
                          </a:stretch>
                        </pic:blipFill>
                        <pic:spPr bwMode="auto">
                          <a:xfrm>
                            <a:off x="0" y="0"/>
                            <a:ext cx="7618730" cy="4086860"/>
                          </a:xfrm>
                          <a:prstGeom prst="rect">
                            <a:avLst/>
                          </a:prstGeom>
                          <a:noFill/>
                          <a:ln w="9525">
                            <a:noFill/>
                            <a:miter lim="800000"/>
                            <a:headEnd/>
                            <a:tailEnd/>
                          </a:ln>
                        </pic:spPr>
                      </pic:pic>
                    </a:graphicData>
                  </a:graphic>
                </wp:inline>
              </w:drawing>
            </w:r>
          </w:p>
          <w:p w:rsidR="00002EEC" w:rsidRDefault="00002EEC" w:rsidP="00002EEC">
            <w:pPr>
              <w:pStyle w:val="Heading3"/>
              <w:spacing w:before="0" w:after="102" w:line="180" w:lineRule="atLeast"/>
              <w:jc w:val="center"/>
              <w:rPr>
                <w:rFonts w:ascii="&amp;quot" w:hAnsi="&amp;quot"/>
                <w:b w:val="0"/>
                <w:bCs w:val="0"/>
                <w:color w:val="616161"/>
                <w:sz w:val="15"/>
                <w:szCs w:val="15"/>
              </w:rPr>
            </w:pPr>
            <w:hyperlink r:id="rId16" w:history="1">
              <w:r>
                <w:rPr>
                  <w:rStyle w:val="Hyperlink"/>
                  <w:rFonts w:ascii="&amp;quot" w:hAnsi="&amp;quot"/>
                  <w:b w:val="0"/>
                  <w:bCs w:val="0"/>
                  <w:color w:val="616161"/>
                  <w:sz w:val="15"/>
                  <w:szCs w:val="15"/>
                  <w:bdr w:val="none" w:sz="0" w:space="0" w:color="auto" w:frame="1"/>
                </w:rPr>
                <w:t xml:space="preserve">Selenium </w:t>
              </w:r>
              <w:proofErr w:type="spellStart"/>
              <w:r>
                <w:rPr>
                  <w:rStyle w:val="Hyperlink"/>
                  <w:rFonts w:ascii="&amp;quot" w:hAnsi="&amp;quot"/>
                  <w:b w:val="0"/>
                  <w:bCs w:val="0"/>
                  <w:color w:val="616161"/>
                  <w:sz w:val="15"/>
                  <w:szCs w:val="15"/>
                  <w:bdr w:val="none" w:sz="0" w:space="0" w:color="auto" w:frame="1"/>
                </w:rPr>
                <w:t>Docker</w:t>
              </w:r>
              <w:proofErr w:type="spellEnd"/>
              <w:r>
                <w:rPr>
                  <w:rStyle w:val="Hyperlink"/>
                  <w:rFonts w:ascii="&amp;quot" w:hAnsi="&amp;quot"/>
                  <w:b w:val="0"/>
                  <w:bCs w:val="0"/>
                  <w:color w:val="616161"/>
                  <w:sz w:val="15"/>
                  <w:szCs w:val="15"/>
                  <w:bdr w:val="none" w:sz="0" w:space="0" w:color="auto" w:frame="1"/>
                </w:rPr>
                <w:t xml:space="preserve"> Integration </w:t>
              </w:r>
              <w:proofErr w:type="gramStart"/>
              <w:r>
                <w:rPr>
                  <w:rStyle w:val="Hyperlink"/>
                  <w:rFonts w:ascii="&amp;quot" w:hAnsi="&amp;quot"/>
                  <w:b w:val="0"/>
                  <w:bCs w:val="0"/>
                  <w:color w:val="616161"/>
                  <w:sz w:val="15"/>
                  <w:szCs w:val="15"/>
                  <w:bdr w:val="none" w:sz="0" w:space="0" w:color="auto" w:frame="1"/>
                </w:rPr>
                <w:t>Through</w:t>
              </w:r>
              <w:proofErr w:type="gramEnd"/>
              <w:r>
                <w:rPr>
                  <w:rStyle w:val="Hyperlink"/>
                  <w:rFonts w:ascii="&amp;quot" w:hAnsi="&amp;quot"/>
                  <w:b w:val="0"/>
                  <w:bCs w:val="0"/>
                  <w:color w:val="616161"/>
                  <w:sz w:val="15"/>
                  <w:szCs w:val="15"/>
                  <w:bdr w:val="none" w:sz="0" w:space="0" w:color="auto" w:frame="1"/>
                </w:rPr>
                <w:t xml:space="preserve"> </w:t>
              </w:r>
              <w:proofErr w:type="spellStart"/>
              <w:r>
                <w:rPr>
                  <w:rStyle w:val="Hyperlink"/>
                  <w:rFonts w:ascii="&amp;quot" w:hAnsi="&amp;quot"/>
                  <w:b w:val="0"/>
                  <w:bCs w:val="0"/>
                  <w:color w:val="616161"/>
                  <w:sz w:val="15"/>
                  <w:szCs w:val="15"/>
                  <w:bdr w:val="none" w:sz="0" w:space="0" w:color="auto" w:frame="1"/>
                </w:rPr>
                <w:t>Jenkinsfile</w:t>
              </w:r>
              <w:proofErr w:type="spellEnd"/>
              <w:r>
                <w:rPr>
                  <w:rStyle w:val="Hyperlink"/>
                  <w:rFonts w:ascii="&amp;quot" w:hAnsi="&amp;quot"/>
                  <w:b w:val="0"/>
                  <w:bCs w:val="0"/>
                  <w:color w:val="616161"/>
                  <w:sz w:val="15"/>
                  <w:szCs w:val="15"/>
                  <w:bdr w:val="none" w:sz="0" w:space="0" w:color="auto" w:frame="1"/>
                </w:rPr>
                <w:t xml:space="preserve"> – Part 2 – Building </w:t>
              </w:r>
              <w:proofErr w:type="spellStart"/>
              <w:r>
                <w:rPr>
                  <w:rStyle w:val="Hyperlink"/>
                  <w:rFonts w:ascii="&amp;quot" w:hAnsi="&amp;quot"/>
                  <w:b w:val="0"/>
                  <w:bCs w:val="0"/>
                  <w:color w:val="616161"/>
                  <w:sz w:val="15"/>
                  <w:szCs w:val="15"/>
                  <w:bdr w:val="none" w:sz="0" w:space="0" w:color="auto" w:frame="1"/>
                </w:rPr>
                <w:t>Docker</w:t>
              </w:r>
              <w:proofErr w:type="spellEnd"/>
              <w:r>
                <w:rPr>
                  <w:rStyle w:val="Hyperlink"/>
                  <w:rFonts w:ascii="&amp;quot" w:hAnsi="&amp;quot"/>
                  <w:b w:val="0"/>
                  <w:bCs w:val="0"/>
                  <w:color w:val="616161"/>
                  <w:sz w:val="15"/>
                  <w:szCs w:val="15"/>
                  <w:bdr w:val="none" w:sz="0" w:space="0" w:color="auto" w:frame="1"/>
                </w:rPr>
                <w:t xml:space="preserve"> Image &amp; Pushing To </w:t>
              </w:r>
              <w:proofErr w:type="spellStart"/>
              <w:r>
                <w:rPr>
                  <w:rStyle w:val="Hyperlink"/>
                  <w:rFonts w:ascii="&amp;quot" w:hAnsi="&amp;quot"/>
                  <w:b w:val="0"/>
                  <w:bCs w:val="0"/>
                  <w:color w:val="616161"/>
                  <w:sz w:val="15"/>
                  <w:szCs w:val="15"/>
                  <w:bdr w:val="none" w:sz="0" w:space="0" w:color="auto" w:frame="1"/>
                </w:rPr>
                <w:t>Dockerhub</w:t>
              </w:r>
              <w:proofErr w:type="spellEnd"/>
            </w:hyperlink>
          </w:p>
          <w:p w:rsidR="00002EEC" w:rsidRDefault="00002EEC" w:rsidP="00002EEC">
            <w:pPr>
              <w:shd w:val="clear" w:color="auto" w:fill="FFFFFF"/>
              <w:jc w:val="center"/>
              <w:rPr>
                <w:rFonts w:ascii="&amp;quot" w:hAnsi="&amp;quot"/>
                <w:color w:val="333333"/>
                <w:sz w:val="10"/>
                <w:szCs w:val="10"/>
              </w:rPr>
            </w:pPr>
            <w:r>
              <w:rPr>
                <w:rStyle w:val="entry-date"/>
                <w:rFonts w:ascii="&amp;quot" w:hAnsi="&amp;quot"/>
                <w:color w:val="333333"/>
                <w:sz w:val="10"/>
                <w:szCs w:val="10"/>
              </w:rPr>
              <w:t>June 25, 2018</w:t>
            </w:r>
            <w:r>
              <w:rPr>
                <w:rFonts w:ascii="&amp;quot" w:hAnsi="&amp;quot"/>
                <w:color w:val="333333"/>
                <w:sz w:val="10"/>
                <w:szCs w:val="10"/>
              </w:rPr>
              <w:t xml:space="preserve"> </w:t>
            </w:r>
            <w:hyperlink r:id="rId17" w:anchor="comments" w:history="1">
              <w:r>
                <w:rPr>
                  <w:rStyle w:val="Hyperlink"/>
                  <w:rFonts w:ascii="&amp;quot" w:hAnsi="&amp;quot"/>
                  <w:color w:val="616161"/>
                  <w:sz w:val="10"/>
                  <w:szCs w:val="10"/>
                  <w:bdr w:val="none" w:sz="0" w:space="0" w:color="auto" w:frame="1"/>
                </w:rPr>
                <w:t>4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002EEC" w:rsidRDefault="00002EEC" w:rsidP="00002EEC">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 xml:space="preserve">Overview: This is Part 2 of Selenium </w:t>
            </w:r>
            <w:proofErr w:type="spellStart"/>
            <w:r>
              <w:rPr>
                <w:rFonts w:ascii="&amp;quot" w:hAnsi="&amp;quot"/>
                <w:color w:val="545252"/>
                <w:sz w:val="11"/>
                <w:szCs w:val="11"/>
              </w:rPr>
              <w:t>Docker</w:t>
            </w:r>
            <w:proofErr w:type="spellEnd"/>
            <w:r>
              <w:rPr>
                <w:rFonts w:ascii="&amp;quot" w:hAnsi="&amp;quot"/>
                <w:color w:val="545252"/>
                <w:sz w:val="11"/>
                <w:szCs w:val="11"/>
              </w:rPr>
              <w:t xml:space="preserve"> Integration Through </w:t>
            </w:r>
            <w:proofErr w:type="spellStart"/>
            <w:r>
              <w:rPr>
                <w:rFonts w:ascii="&amp;quot" w:hAnsi="&amp;quot"/>
                <w:color w:val="545252"/>
                <w:sz w:val="11"/>
                <w:szCs w:val="11"/>
              </w:rPr>
              <w:t>Jenkinsfile</w:t>
            </w:r>
            <w:proofErr w:type="spellEnd"/>
            <w:r>
              <w:rPr>
                <w:rFonts w:ascii="&amp;quot" w:hAnsi="&amp;quot"/>
                <w:color w:val="545252"/>
                <w:sz w:val="11"/>
                <w:szCs w:val="11"/>
              </w:rPr>
              <w:t xml:space="preserve"> series. If you have not read the Part 1, I would request you to check here. In this part, </w:t>
            </w:r>
            <w:proofErr w:type="spellStart"/>
            <w:r>
              <w:rPr>
                <w:rFonts w:ascii="&amp;quot" w:hAnsi="&amp;quot"/>
                <w:color w:val="545252"/>
                <w:sz w:val="11"/>
                <w:szCs w:val="11"/>
              </w:rPr>
              <w:t>Lets</w:t>
            </w:r>
            <w:proofErr w:type="spellEnd"/>
            <w:r>
              <w:rPr>
                <w:rFonts w:ascii="&amp;quot" w:hAnsi="&amp;quot"/>
                <w:color w:val="545252"/>
                <w:sz w:val="11"/>
                <w:szCs w:val="11"/>
              </w:rPr>
              <w:t xml:space="preserve"> see how to create a </w:t>
            </w:r>
            <w:proofErr w:type="spellStart"/>
            <w:r>
              <w:rPr>
                <w:rFonts w:ascii="&amp;quot" w:hAnsi="&amp;quot"/>
                <w:color w:val="545252"/>
                <w:sz w:val="11"/>
                <w:szCs w:val="11"/>
              </w:rPr>
              <w:t>Dockerfile</w:t>
            </w:r>
            <w:proofErr w:type="spellEnd"/>
            <w:r>
              <w:rPr>
                <w:rFonts w:ascii="&amp;quot" w:hAnsi="&amp;quot"/>
                <w:color w:val="545252"/>
                <w:sz w:val="11"/>
                <w:szCs w:val="11"/>
              </w:rPr>
              <w:t xml:space="preserve">, build an Image using </w:t>
            </w:r>
            <w:proofErr w:type="spellStart"/>
            <w:r>
              <w:rPr>
                <w:rFonts w:ascii="&amp;quot" w:hAnsi="&amp;quot"/>
                <w:color w:val="545252"/>
                <w:sz w:val="11"/>
                <w:szCs w:val="11"/>
              </w:rPr>
              <w:t>Dockerfile</w:t>
            </w:r>
            <w:proofErr w:type="spellEnd"/>
            <w:r>
              <w:rPr>
                <w:rFonts w:ascii="&amp;quot" w:hAnsi="&amp;quot"/>
                <w:color w:val="545252"/>
                <w:sz w:val="11"/>
                <w:szCs w:val="11"/>
              </w:rPr>
              <w:t xml:space="preserve"> and push the image to </w:t>
            </w:r>
            <w:proofErr w:type="spellStart"/>
            <w:r>
              <w:rPr>
                <w:rFonts w:ascii="&amp;quot" w:hAnsi="&amp;quot"/>
                <w:color w:val="545252"/>
                <w:sz w:val="11"/>
                <w:szCs w:val="11"/>
              </w:rPr>
              <w:t>Docker</w:t>
            </w:r>
            <w:proofErr w:type="spellEnd"/>
            <w:r>
              <w:rPr>
                <w:rFonts w:ascii="&amp;quot" w:hAnsi="&amp;quot"/>
                <w:color w:val="545252"/>
                <w:sz w:val="11"/>
                <w:szCs w:val="11"/>
              </w:rPr>
              <w:t xml:space="preserve"> hub for distribution. Prerequisite: You have working project in </w:t>
            </w:r>
            <w:proofErr w:type="spellStart"/>
            <w:r>
              <w:rPr>
                <w:rFonts w:ascii="&amp;quot" w:hAnsi="&amp;quot"/>
                <w:color w:val="545252"/>
                <w:sz w:val="11"/>
                <w:szCs w:val="11"/>
              </w:rPr>
              <w:t>GitHub</w:t>
            </w:r>
            <w:proofErr w:type="spellEnd"/>
          </w:p>
          <w:p w:rsidR="00002EEC" w:rsidRDefault="00002EEC" w:rsidP="00002EEC">
            <w:pPr>
              <w:shd w:val="clear" w:color="auto" w:fill="FFFFFF"/>
              <w:rPr>
                <w:rFonts w:ascii="&amp;quot" w:hAnsi="&amp;quot"/>
                <w:color w:val="333333"/>
                <w:sz w:val="10"/>
                <w:szCs w:val="10"/>
              </w:rPr>
            </w:pPr>
            <w:hyperlink r:id="rId18" w:tooltip="More" w:history="1">
              <w:r>
                <w:rPr>
                  <w:rStyle w:val="button"/>
                  <w:rFonts w:ascii="&amp;quot" w:hAnsi="&amp;quot"/>
                  <w:color w:val="FFFFFF"/>
                  <w:sz w:val="10"/>
                  <w:szCs w:val="10"/>
                  <w:bdr w:val="none" w:sz="0" w:space="0" w:color="auto" w:frame="1"/>
                  <w:shd w:val="clear" w:color="auto" w:fill="FF6644"/>
                </w:rPr>
                <w:t>Read More</w:t>
              </w:r>
              <w:r>
                <w:rPr>
                  <w:rStyle w:val="Hyperlink"/>
                  <w:rFonts w:ascii="&amp;quot" w:hAnsi="&amp;quot"/>
                  <w:color w:val="333333"/>
                  <w:sz w:val="10"/>
                  <w:szCs w:val="10"/>
                  <w:bdr w:val="none" w:sz="0" w:space="0" w:color="auto" w:frame="1"/>
                </w:rPr>
                <w:t xml:space="preserve"> </w:t>
              </w:r>
            </w:hyperlink>
          </w:p>
          <w:p w:rsidR="00002EEC" w:rsidRDefault="00002EEC" w:rsidP="00002EEC">
            <w:pPr>
              <w:rPr>
                <w:rFonts w:ascii="&amp;quot" w:hAnsi="&amp;quot"/>
                <w:color w:val="333333"/>
                <w:sz w:val="10"/>
                <w:szCs w:val="10"/>
              </w:rPr>
            </w:pPr>
            <w:r>
              <w:rPr>
                <w:rFonts w:ascii="&amp;quot" w:hAnsi="&amp;quot"/>
                <w:noProof/>
                <w:color w:val="333333"/>
                <w:sz w:val="10"/>
                <w:szCs w:val="10"/>
              </w:rPr>
              <w:lastRenderedPageBreak/>
              <w:drawing>
                <wp:inline distT="0" distB="0" distL="0" distR="0">
                  <wp:extent cx="7618730" cy="4086860"/>
                  <wp:effectExtent l="19050" t="0" r="1270" b="0"/>
                  <wp:docPr id="9" name="Picture 9" descr="docker-volume-mapping-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ker-volume-mapping-header"/>
                          <pic:cNvPicPr>
                            <a:picLocks noChangeAspect="1" noChangeArrowheads="1"/>
                          </pic:cNvPicPr>
                        </pic:nvPicPr>
                        <pic:blipFill>
                          <a:blip r:embed="rId15" cstate="print"/>
                          <a:srcRect/>
                          <a:stretch>
                            <a:fillRect/>
                          </a:stretch>
                        </pic:blipFill>
                        <pic:spPr bwMode="auto">
                          <a:xfrm>
                            <a:off x="0" y="0"/>
                            <a:ext cx="7618730" cy="4086860"/>
                          </a:xfrm>
                          <a:prstGeom prst="rect">
                            <a:avLst/>
                          </a:prstGeom>
                          <a:noFill/>
                          <a:ln w="9525">
                            <a:noFill/>
                            <a:miter lim="800000"/>
                            <a:headEnd/>
                            <a:tailEnd/>
                          </a:ln>
                        </pic:spPr>
                      </pic:pic>
                    </a:graphicData>
                  </a:graphic>
                </wp:inline>
              </w:drawing>
            </w:r>
          </w:p>
          <w:p w:rsidR="00002EEC" w:rsidRDefault="00002EEC" w:rsidP="00002EEC">
            <w:pPr>
              <w:pStyle w:val="Heading3"/>
              <w:spacing w:before="0" w:after="102" w:line="180" w:lineRule="atLeast"/>
              <w:jc w:val="center"/>
              <w:rPr>
                <w:rFonts w:ascii="&amp;quot" w:hAnsi="&amp;quot"/>
                <w:b w:val="0"/>
                <w:bCs w:val="0"/>
                <w:color w:val="616161"/>
                <w:sz w:val="15"/>
                <w:szCs w:val="15"/>
              </w:rPr>
            </w:pPr>
            <w:hyperlink r:id="rId19" w:history="1">
              <w:r>
                <w:rPr>
                  <w:rStyle w:val="Hyperlink"/>
                  <w:rFonts w:ascii="&amp;quot" w:hAnsi="&amp;quot"/>
                  <w:b w:val="0"/>
                  <w:bCs w:val="0"/>
                  <w:color w:val="616161"/>
                  <w:sz w:val="15"/>
                  <w:szCs w:val="15"/>
                  <w:bdr w:val="none" w:sz="0" w:space="0" w:color="auto" w:frame="1"/>
                </w:rPr>
                <w:t xml:space="preserve">Selenium </w:t>
              </w:r>
              <w:proofErr w:type="spellStart"/>
              <w:r>
                <w:rPr>
                  <w:rStyle w:val="Hyperlink"/>
                  <w:rFonts w:ascii="&amp;quot" w:hAnsi="&amp;quot"/>
                  <w:b w:val="0"/>
                  <w:bCs w:val="0"/>
                  <w:color w:val="616161"/>
                  <w:sz w:val="15"/>
                  <w:szCs w:val="15"/>
                  <w:bdr w:val="none" w:sz="0" w:space="0" w:color="auto" w:frame="1"/>
                </w:rPr>
                <w:t>Docker</w:t>
              </w:r>
              <w:proofErr w:type="spellEnd"/>
              <w:r>
                <w:rPr>
                  <w:rStyle w:val="Hyperlink"/>
                  <w:rFonts w:ascii="&amp;quot" w:hAnsi="&amp;quot"/>
                  <w:b w:val="0"/>
                  <w:bCs w:val="0"/>
                  <w:color w:val="616161"/>
                  <w:sz w:val="15"/>
                  <w:szCs w:val="15"/>
                  <w:bdr w:val="none" w:sz="0" w:space="0" w:color="auto" w:frame="1"/>
                </w:rPr>
                <w:t xml:space="preserve"> Integration </w:t>
              </w:r>
              <w:proofErr w:type="gramStart"/>
              <w:r>
                <w:rPr>
                  <w:rStyle w:val="Hyperlink"/>
                  <w:rFonts w:ascii="&amp;quot" w:hAnsi="&amp;quot"/>
                  <w:b w:val="0"/>
                  <w:bCs w:val="0"/>
                  <w:color w:val="616161"/>
                  <w:sz w:val="15"/>
                  <w:szCs w:val="15"/>
                  <w:bdr w:val="none" w:sz="0" w:space="0" w:color="auto" w:frame="1"/>
                </w:rPr>
                <w:t>Through</w:t>
              </w:r>
              <w:proofErr w:type="gramEnd"/>
              <w:r>
                <w:rPr>
                  <w:rStyle w:val="Hyperlink"/>
                  <w:rFonts w:ascii="&amp;quot" w:hAnsi="&amp;quot"/>
                  <w:b w:val="0"/>
                  <w:bCs w:val="0"/>
                  <w:color w:val="616161"/>
                  <w:sz w:val="15"/>
                  <w:szCs w:val="15"/>
                  <w:bdr w:val="none" w:sz="0" w:space="0" w:color="auto" w:frame="1"/>
                </w:rPr>
                <w:t xml:space="preserve"> </w:t>
              </w:r>
              <w:proofErr w:type="spellStart"/>
              <w:r>
                <w:rPr>
                  <w:rStyle w:val="Hyperlink"/>
                  <w:rFonts w:ascii="&amp;quot" w:hAnsi="&amp;quot"/>
                  <w:b w:val="0"/>
                  <w:bCs w:val="0"/>
                  <w:color w:val="616161"/>
                  <w:sz w:val="15"/>
                  <w:szCs w:val="15"/>
                  <w:bdr w:val="none" w:sz="0" w:space="0" w:color="auto" w:frame="1"/>
                </w:rPr>
                <w:t>Jenkinsfile</w:t>
              </w:r>
              <w:proofErr w:type="spellEnd"/>
              <w:r>
                <w:rPr>
                  <w:rStyle w:val="Hyperlink"/>
                  <w:rFonts w:ascii="&amp;quot" w:hAnsi="&amp;quot"/>
                  <w:b w:val="0"/>
                  <w:bCs w:val="0"/>
                  <w:color w:val="616161"/>
                  <w:sz w:val="15"/>
                  <w:szCs w:val="15"/>
                  <w:bdr w:val="none" w:sz="0" w:space="0" w:color="auto" w:frame="1"/>
                </w:rPr>
                <w:t xml:space="preserve"> – Part 1 – Setting Up Tests &amp; Dependencies</w:t>
              </w:r>
            </w:hyperlink>
          </w:p>
          <w:p w:rsidR="00002EEC" w:rsidRDefault="00002EEC" w:rsidP="00002EEC">
            <w:pPr>
              <w:shd w:val="clear" w:color="auto" w:fill="FFFFFF"/>
              <w:jc w:val="center"/>
              <w:rPr>
                <w:rFonts w:ascii="&amp;quot" w:hAnsi="&amp;quot"/>
                <w:color w:val="333333"/>
                <w:sz w:val="10"/>
                <w:szCs w:val="10"/>
              </w:rPr>
            </w:pPr>
            <w:r>
              <w:rPr>
                <w:rStyle w:val="entry-date"/>
                <w:rFonts w:ascii="&amp;quot" w:hAnsi="&amp;quot"/>
                <w:color w:val="333333"/>
                <w:sz w:val="10"/>
                <w:szCs w:val="10"/>
              </w:rPr>
              <w:t>June 18, 2018</w:t>
            </w:r>
            <w:r>
              <w:rPr>
                <w:rFonts w:ascii="&amp;quot" w:hAnsi="&amp;quot"/>
                <w:color w:val="333333"/>
                <w:sz w:val="10"/>
                <w:szCs w:val="10"/>
              </w:rPr>
              <w:t xml:space="preserve"> </w:t>
            </w:r>
            <w:hyperlink r:id="rId20" w:anchor="respond" w:history="1">
              <w:r>
                <w:rPr>
                  <w:rStyle w:val="Hyperlink"/>
                  <w:rFonts w:ascii="&amp;quot" w:hAnsi="&amp;quot"/>
                  <w:color w:val="616161"/>
                  <w:sz w:val="10"/>
                  <w:szCs w:val="10"/>
                  <w:bdr w:val="none" w:sz="0" w:space="0" w:color="auto" w:frame="1"/>
                </w:rPr>
                <w:t>No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002EEC" w:rsidRDefault="00002EEC" w:rsidP="00002EEC">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 xml:space="preserve">Overview: We already have seen how to create a disposable selenium grid at run time using </w:t>
            </w:r>
            <w:proofErr w:type="spellStart"/>
            <w:r>
              <w:rPr>
                <w:rFonts w:ascii="&amp;quot" w:hAnsi="&amp;quot"/>
                <w:color w:val="545252"/>
                <w:sz w:val="11"/>
                <w:szCs w:val="11"/>
              </w:rPr>
              <w:t>Docker</w:t>
            </w:r>
            <w:proofErr w:type="spellEnd"/>
            <w:r>
              <w:rPr>
                <w:rFonts w:ascii="&amp;quot" w:hAnsi="&amp;quot"/>
                <w:color w:val="545252"/>
                <w:sz w:val="11"/>
                <w:szCs w:val="11"/>
              </w:rPr>
              <w:t xml:space="preserve">. How To Create A Disposable Selenium Grid Infrastructure using </w:t>
            </w:r>
            <w:proofErr w:type="spellStart"/>
            <w:r>
              <w:rPr>
                <w:rFonts w:ascii="&amp;quot" w:hAnsi="&amp;quot"/>
                <w:color w:val="545252"/>
                <w:sz w:val="11"/>
                <w:szCs w:val="11"/>
              </w:rPr>
              <w:t>Docker</w:t>
            </w:r>
            <w:proofErr w:type="spellEnd"/>
            <w:r>
              <w:rPr>
                <w:rFonts w:ascii="&amp;quot" w:hAnsi="&amp;quot"/>
                <w:color w:val="545252"/>
                <w:sz w:val="11"/>
                <w:szCs w:val="11"/>
              </w:rPr>
              <w:t xml:space="preserve"> How To Create A Disposable Selenium Grid Infrastructure using </w:t>
            </w:r>
            <w:proofErr w:type="spellStart"/>
            <w:r>
              <w:rPr>
                <w:rFonts w:ascii="&amp;quot" w:hAnsi="&amp;quot"/>
                <w:color w:val="545252"/>
                <w:sz w:val="11"/>
                <w:szCs w:val="11"/>
              </w:rPr>
              <w:t>Docker</w:t>
            </w:r>
            <w:proofErr w:type="spellEnd"/>
            <w:r>
              <w:rPr>
                <w:rFonts w:ascii="&amp;quot" w:hAnsi="&amp;quot"/>
                <w:color w:val="545252"/>
                <w:sz w:val="11"/>
                <w:szCs w:val="11"/>
              </w:rPr>
              <w:t xml:space="preserve"> – Using </w:t>
            </w:r>
            <w:proofErr w:type="spellStart"/>
            <w:r>
              <w:rPr>
                <w:rFonts w:ascii="&amp;quot" w:hAnsi="&amp;quot"/>
                <w:color w:val="545252"/>
                <w:sz w:val="11"/>
                <w:szCs w:val="11"/>
              </w:rPr>
              <w:t>Zalenium</w:t>
            </w:r>
            <w:proofErr w:type="spellEnd"/>
            <w:r>
              <w:rPr>
                <w:rFonts w:ascii="&amp;quot" w:hAnsi="&amp;quot"/>
                <w:color w:val="545252"/>
                <w:sz w:val="11"/>
                <w:szCs w:val="11"/>
              </w:rPr>
              <w:t xml:space="preserve"> In this article, We are going to see how to run our automated tests inside</w:t>
            </w:r>
          </w:p>
          <w:p w:rsidR="00002EEC" w:rsidRDefault="00002EEC" w:rsidP="00002EEC">
            <w:pPr>
              <w:shd w:val="clear" w:color="auto" w:fill="FFFFFF"/>
              <w:rPr>
                <w:rFonts w:ascii="&amp;quot" w:hAnsi="&amp;quot"/>
                <w:color w:val="333333"/>
                <w:sz w:val="10"/>
                <w:szCs w:val="10"/>
              </w:rPr>
            </w:pPr>
            <w:hyperlink r:id="rId21" w:tooltip="More" w:history="1">
              <w:r>
                <w:rPr>
                  <w:rStyle w:val="button"/>
                  <w:rFonts w:ascii="&amp;quot" w:hAnsi="&amp;quot"/>
                  <w:color w:val="FFFFFF"/>
                  <w:sz w:val="10"/>
                  <w:szCs w:val="10"/>
                  <w:bdr w:val="none" w:sz="0" w:space="0" w:color="auto" w:frame="1"/>
                  <w:shd w:val="clear" w:color="auto" w:fill="FF6644"/>
                </w:rPr>
                <w:t>Read More</w:t>
              </w:r>
              <w:r>
                <w:rPr>
                  <w:rStyle w:val="Hyperlink"/>
                  <w:rFonts w:ascii="&amp;quot" w:hAnsi="&amp;quot"/>
                  <w:color w:val="333333"/>
                  <w:sz w:val="10"/>
                  <w:szCs w:val="10"/>
                  <w:bdr w:val="none" w:sz="0" w:space="0" w:color="auto" w:frame="1"/>
                </w:rPr>
                <w:t xml:space="preserve"> </w:t>
              </w:r>
            </w:hyperlink>
          </w:p>
          <w:p w:rsidR="00002EEC" w:rsidRDefault="00002EEC" w:rsidP="00002EEC">
            <w:pPr>
              <w:rPr>
                <w:rFonts w:ascii="&amp;quot" w:hAnsi="&amp;quot"/>
                <w:color w:val="333333"/>
                <w:sz w:val="10"/>
                <w:szCs w:val="10"/>
              </w:rPr>
            </w:pPr>
            <w:r>
              <w:rPr>
                <w:rFonts w:ascii="&amp;quot" w:hAnsi="&amp;quot"/>
                <w:noProof/>
                <w:color w:val="333333"/>
                <w:sz w:val="10"/>
                <w:szCs w:val="10"/>
              </w:rPr>
              <w:lastRenderedPageBreak/>
              <w:drawing>
                <wp:inline distT="0" distB="0" distL="0" distR="0">
                  <wp:extent cx="8953500" cy="4086860"/>
                  <wp:effectExtent l="19050" t="0" r="0" b="0"/>
                  <wp:docPr id="10" name="Picture 10" descr="logo_zalenium_w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_zalenium_wide"/>
                          <pic:cNvPicPr>
                            <a:picLocks noChangeAspect="1" noChangeArrowheads="1"/>
                          </pic:cNvPicPr>
                        </pic:nvPicPr>
                        <pic:blipFill>
                          <a:blip r:embed="rId22" cstate="print"/>
                          <a:srcRect/>
                          <a:stretch>
                            <a:fillRect/>
                          </a:stretch>
                        </pic:blipFill>
                        <pic:spPr bwMode="auto">
                          <a:xfrm>
                            <a:off x="0" y="0"/>
                            <a:ext cx="8953500" cy="4086860"/>
                          </a:xfrm>
                          <a:prstGeom prst="rect">
                            <a:avLst/>
                          </a:prstGeom>
                          <a:noFill/>
                          <a:ln w="9525">
                            <a:noFill/>
                            <a:miter lim="800000"/>
                            <a:headEnd/>
                            <a:tailEnd/>
                          </a:ln>
                        </pic:spPr>
                      </pic:pic>
                    </a:graphicData>
                  </a:graphic>
                </wp:inline>
              </w:drawing>
            </w:r>
          </w:p>
          <w:p w:rsidR="00002EEC" w:rsidRDefault="00002EEC" w:rsidP="00002EEC">
            <w:pPr>
              <w:pStyle w:val="Heading3"/>
              <w:spacing w:before="0" w:after="102" w:line="180" w:lineRule="atLeast"/>
              <w:jc w:val="center"/>
              <w:rPr>
                <w:rFonts w:ascii="&amp;quot" w:hAnsi="&amp;quot"/>
                <w:b w:val="0"/>
                <w:bCs w:val="0"/>
                <w:color w:val="616161"/>
                <w:sz w:val="15"/>
                <w:szCs w:val="15"/>
              </w:rPr>
            </w:pPr>
            <w:hyperlink r:id="rId23" w:history="1">
              <w:r>
                <w:rPr>
                  <w:rStyle w:val="Hyperlink"/>
                  <w:rFonts w:ascii="&amp;quot" w:hAnsi="&amp;quot"/>
                  <w:b w:val="0"/>
                  <w:bCs w:val="0"/>
                  <w:color w:val="616161"/>
                  <w:sz w:val="15"/>
                  <w:szCs w:val="15"/>
                  <w:bdr w:val="none" w:sz="0" w:space="0" w:color="auto" w:frame="1"/>
                </w:rPr>
                <w:t xml:space="preserve">Selenium </w:t>
              </w:r>
              <w:proofErr w:type="spellStart"/>
              <w:r>
                <w:rPr>
                  <w:rStyle w:val="Hyperlink"/>
                  <w:rFonts w:ascii="&amp;quot" w:hAnsi="&amp;quot"/>
                  <w:b w:val="0"/>
                  <w:bCs w:val="0"/>
                  <w:color w:val="616161"/>
                  <w:sz w:val="15"/>
                  <w:szCs w:val="15"/>
                  <w:bdr w:val="none" w:sz="0" w:space="0" w:color="auto" w:frame="1"/>
                </w:rPr>
                <w:t>WebDriver</w:t>
              </w:r>
              <w:proofErr w:type="spellEnd"/>
              <w:r>
                <w:rPr>
                  <w:rStyle w:val="Hyperlink"/>
                  <w:rFonts w:ascii="&amp;quot" w:hAnsi="&amp;quot"/>
                  <w:b w:val="0"/>
                  <w:bCs w:val="0"/>
                  <w:color w:val="616161"/>
                  <w:sz w:val="15"/>
                  <w:szCs w:val="15"/>
                  <w:bdr w:val="none" w:sz="0" w:space="0" w:color="auto" w:frame="1"/>
                </w:rPr>
                <w:t xml:space="preserve"> – Embedding </w:t>
              </w:r>
              <w:proofErr w:type="spellStart"/>
              <w:r>
                <w:rPr>
                  <w:rStyle w:val="Hyperlink"/>
                  <w:rFonts w:ascii="&amp;quot" w:hAnsi="&amp;quot"/>
                  <w:b w:val="0"/>
                  <w:bCs w:val="0"/>
                  <w:color w:val="616161"/>
                  <w:sz w:val="15"/>
                  <w:szCs w:val="15"/>
                  <w:bdr w:val="none" w:sz="0" w:space="0" w:color="auto" w:frame="1"/>
                </w:rPr>
                <w:t>Zalenium</w:t>
              </w:r>
              <w:proofErr w:type="spellEnd"/>
              <w:r>
                <w:rPr>
                  <w:rStyle w:val="Hyperlink"/>
                  <w:rFonts w:ascii="&amp;quot" w:hAnsi="&amp;quot"/>
                  <w:b w:val="0"/>
                  <w:bCs w:val="0"/>
                  <w:color w:val="616161"/>
                  <w:sz w:val="15"/>
                  <w:szCs w:val="15"/>
                  <w:bdr w:val="none" w:sz="0" w:space="0" w:color="auto" w:frame="1"/>
                </w:rPr>
                <w:t xml:space="preserve"> Live Preview </w:t>
              </w:r>
              <w:proofErr w:type="gramStart"/>
              <w:r>
                <w:rPr>
                  <w:rStyle w:val="Hyperlink"/>
                  <w:rFonts w:ascii="&amp;quot" w:hAnsi="&amp;quot"/>
                  <w:b w:val="0"/>
                  <w:bCs w:val="0"/>
                  <w:color w:val="616161"/>
                  <w:sz w:val="15"/>
                  <w:szCs w:val="15"/>
                  <w:bdr w:val="none" w:sz="0" w:space="0" w:color="auto" w:frame="1"/>
                </w:rPr>
                <w:t>In</w:t>
              </w:r>
              <w:proofErr w:type="gramEnd"/>
              <w:r>
                <w:rPr>
                  <w:rStyle w:val="Hyperlink"/>
                  <w:rFonts w:ascii="&amp;quot" w:hAnsi="&amp;quot"/>
                  <w:b w:val="0"/>
                  <w:bCs w:val="0"/>
                  <w:color w:val="616161"/>
                  <w:sz w:val="15"/>
                  <w:szCs w:val="15"/>
                  <w:bdr w:val="none" w:sz="0" w:space="0" w:color="auto" w:frame="1"/>
                </w:rPr>
                <w:t xml:space="preserve"> Jenkins</w:t>
              </w:r>
            </w:hyperlink>
          </w:p>
          <w:p w:rsidR="00002EEC" w:rsidRDefault="00002EEC" w:rsidP="00002EEC">
            <w:pPr>
              <w:shd w:val="clear" w:color="auto" w:fill="FFFFFF"/>
              <w:jc w:val="center"/>
              <w:rPr>
                <w:rFonts w:ascii="&amp;quot" w:hAnsi="&amp;quot"/>
                <w:color w:val="333333"/>
                <w:sz w:val="10"/>
                <w:szCs w:val="10"/>
              </w:rPr>
            </w:pPr>
            <w:r>
              <w:rPr>
                <w:rStyle w:val="entry-date"/>
                <w:rFonts w:ascii="&amp;quot" w:hAnsi="&amp;quot"/>
                <w:color w:val="333333"/>
                <w:sz w:val="10"/>
                <w:szCs w:val="10"/>
              </w:rPr>
              <w:t>June 11, 2018</w:t>
            </w:r>
            <w:r>
              <w:rPr>
                <w:rFonts w:ascii="&amp;quot" w:hAnsi="&amp;quot"/>
                <w:color w:val="333333"/>
                <w:sz w:val="10"/>
                <w:szCs w:val="10"/>
              </w:rPr>
              <w:t xml:space="preserve"> </w:t>
            </w:r>
            <w:hyperlink r:id="rId24" w:anchor="comments" w:history="1">
              <w:r>
                <w:rPr>
                  <w:rStyle w:val="Hyperlink"/>
                  <w:rFonts w:ascii="&amp;quot" w:hAnsi="&amp;quot"/>
                  <w:color w:val="616161"/>
                  <w:sz w:val="10"/>
                  <w:szCs w:val="10"/>
                  <w:bdr w:val="none" w:sz="0" w:space="0" w:color="auto" w:frame="1"/>
                </w:rPr>
                <w:t>4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002EEC" w:rsidRDefault="00002EEC" w:rsidP="00002EEC">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 xml:space="preserve">Overview: I have been using </w:t>
            </w:r>
            <w:proofErr w:type="spellStart"/>
            <w:r>
              <w:rPr>
                <w:rFonts w:ascii="&amp;quot" w:hAnsi="&amp;quot"/>
                <w:color w:val="545252"/>
                <w:sz w:val="11"/>
                <w:szCs w:val="11"/>
              </w:rPr>
              <w:t>Docker</w:t>
            </w:r>
            <w:proofErr w:type="spellEnd"/>
            <w:r>
              <w:rPr>
                <w:rFonts w:ascii="&amp;quot" w:hAnsi="&amp;quot"/>
                <w:color w:val="545252"/>
                <w:sz w:val="11"/>
                <w:szCs w:val="11"/>
              </w:rPr>
              <w:t xml:space="preserve"> a lot for my automated Selenium </w:t>
            </w:r>
            <w:proofErr w:type="spellStart"/>
            <w:r>
              <w:rPr>
                <w:rFonts w:ascii="&amp;quot" w:hAnsi="&amp;quot"/>
                <w:color w:val="545252"/>
                <w:sz w:val="11"/>
                <w:szCs w:val="11"/>
              </w:rPr>
              <w:t>Webdriver</w:t>
            </w:r>
            <w:proofErr w:type="spellEnd"/>
            <w:r>
              <w:rPr>
                <w:rFonts w:ascii="&amp;quot" w:hAnsi="&amp;quot"/>
                <w:color w:val="545252"/>
                <w:sz w:val="11"/>
                <w:szCs w:val="11"/>
              </w:rPr>
              <w:t xml:space="preserve"> test execution. I use </w:t>
            </w:r>
            <w:proofErr w:type="spellStart"/>
            <w:r>
              <w:rPr>
                <w:rFonts w:ascii="&amp;quot" w:hAnsi="&amp;quot"/>
                <w:color w:val="545252"/>
                <w:sz w:val="11"/>
                <w:szCs w:val="11"/>
              </w:rPr>
              <w:t>Zalenium</w:t>
            </w:r>
            <w:proofErr w:type="spellEnd"/>
            <w:r>
              <w:rPr>
                <w:rFonts w:ascii="&amp;quot" w:hAnsi="&amp;quot"/>
                <w:color w:val="545252"/>
                <w:sz w:val="11"/>
                <w:szCs w:val="11"/>
              </w:rPr>
              <w:t xml:space="preserve"> for the selenium grid. If you are not sure what </w:t>
            </w:r>
            <w:proofErr w:type="spellStart"/>
            <w:r>
              <w:rPr>
                <w:rFonts w:ascii="&amp;quot" w:hAnsi="&amp;quot"/>
                <w:color w:val="545252"/>
                <w:sz w:val="11"/>
                <w:szCs w:val="11"/>
              </w:rPr>
              <w:t>Zalenium</w:t>
            </w:r>
            <w:proofErr w:type="spellEnd"/>
            <w:r>
              <w:rPr>
                <w:rFonts w:ascii="&amp;quot" w:hAnsi="&amp;quot"/>
                <w:color w:val="545252"/>
                <w:sz w:val="11"/>
                <w:szCs w:val="11"/>
              </w:rPr>
              <w:t xml:space="preserve"> is, I would suggest you to take a look at this article first. </w:t>
            </w:r>
            <w:proofErr w:type="spellStart"/>
            <w:r>
              <w:rPr>
                <w:rFonts w:ascii="&amp;quot" w:hAnsi="&amp;quot"/>
                <w:color w:val="545252"/>
                <w:sz w:val="11"/>
                <w:szCs w:val="11"/>
              </w:rPr>
              <w:t>Zalenium</w:t>
            </w:r>
            <w:proofErr w:type="spellEnd"/>
            <w:r>
              <w:rPr>
                <w:rFonts w:ascii="&amp;quot" w:hAnsi="&amp;quot"/>
                <w:color w:val="545252"/>
                <w:sz w:val="11"/>
                <w:szCs w:val="11"/>
              </w:rPr>
              <w:t xml:space="preserve"> – Yet Another </w:t>
            </w:r>
            <w:proofErr w:type="spellStart"/>
            <w:r>
              <w:rPr>
                <w:rFonts w:ascii="&amp;quot" w:hAnsi="&amp;quot"/>
                <w:color w:val="545252"/>
                <w:sz w:val="11"/>
                <w:szCs w:val="11"/>
              </w:rPr>
              <w:t>Dockerized</w:t>
            </w:r>
            <w:proofErr w:type="spellEnd"/>
            <w:r>
              <w:rPr>
                <w:rFonts w:ascii="&amp;quot" w:hAnsi="&amp;quot"/>
                <w:color w:val="545252"/>
                <w:sz w:val="11"/>
                <w:szCs w:val="11"/>
              </w:rPr>
              <w:t xml:space="preserve"> Selenium Grid To </w:t>
            </w:r>
            <w:proofErr w:type="spellStart"/>
            <w:r>
              <w:rPr>
                <w:rFonts w:ascii="&amp;quot" w:hAnsi="&amp;quot"/>
                <w:color w:val="545252"/>
                <w:sz w:val="11"/>
                <w:szCs w:val="11"/>
              </w:rPr>
              <w:t>dockerize</w:t>
            </w:r>
            <w:proofErr w:type="spellEnd"/>
            <w:r>
              <w:rPr>
                <w:rFonts w:ascii="&amp;quot" w:hAnsi="&amp;quot"/>
                <w:color w:val="545252"/>
                <w:sz w:val="11"/>
                <w:szCs w:val="11"/>
              </w:rPr>
              <w:t xml:space="preserve"> your automated tests, check</w:t>
            </w:r>
          </w:p>
          <w:p w:rsidR="00002EEC" w:rsidRDefault="00002EEC" w:rsidP="00002EEC">
            <w:pPr>
              <w:shd w:val="clear" w:color="auto" w:fill="FFFFFF"/>
              <w:rPr>
                <w:rFonts w:ascii="&amp;quot" w:hAnsi="&amp;quot"/>
                <w:color w:val="333333"/>
                <w:sz w:val="10"/>
                <w:szCs w:val="10"/>
              </w:rPr>
            </w:pPr>
            <w:hyperlink r:id="rId25" w:tooltip="More" w:history="1">
              <w:r>
                <w:rPr>
                  <w:rStyle w:val="button"/>
                  <w:rFonts w:ascii="&amp;quot" w:hAnsi="&amp;quot"/>
                  <w:color w:val="FFFFFF"/>
                  <w:sz w:val="10"/>
                  <w:szCs w:val="10"/>
                  <w:bdr w:val="none" w:sz="0" w:space="0" w:color="auto" w:frame="1"/>
                  <w:shd w:val="clear" w:color="auto" w:fill="FF6644"/>
                </w:rPr>
                <w:t>Read More</w:t>
              </w:r>
              <w:r>
                <w:rPr>
                  <w:rStyle w:val="Hyperlink"/>
                  <w:rFonts w:ascii="&amp;quot" w:hAnsi="&amp;quot"/>
                  <w:color w:val="333333"/>
                  <w:sz w:val="10"/>
                  <w:szCs w:val="10"/>
                  <w:bdr w:val="none" w:sz="0" w:space="0" w:color="auto" w:frame="1"/>
                </w:rPr>
                <w:t xml:space="preserve"> </w:t>
              </w:r>
            </w:hyperlink>
          </w:p>
          <w:p w:rsidR="00002EEC" w:rsidRDefault="00002EEC" w:rsidP="00002EEC">
            <w:pPr>
              <w:rPr>
                <w:rFonts w:ascii="&amp;quot" w:hAnsi="&amp;quot"/>
                <w:color w:val="333333"/>
                <w:sz w:val="10"/>
                <w:szCs w:val="10"/>
              </w:rPr>
            </w:pPr>
            <w:r>
              <w:rPr>
                <w:rFonts w:ascii="&amp;quot" w:hAnsi="&amp;quot"/>
                <w:noProof/>
                <w:color w:val="333333"/>
                <w:sz w:val="10"/>
                <w:szCs w:val="10"/>
              </w:rPr>
              <w:lastRenderedPageBreak/>
              <w:drawing>
                <wp:inline distT="0" distB="0" distL="0" distR="0">
                  <wp:extent cx="7618730" cy="4086860"/>
                  <wp:effectExtent l="19050" t="0" r="1270" b="0"/>
                  <wp:docPr id="11" name="Picture 11" descr="docker-sel-part-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ker-sel-part-3-header"/>
                          <pic:cNvPicPr>
                            <a:picLocks noChangeAspect="1" noChangeArrowheads="1"/>
                          </pic:cNvPicPr>
                        </pic:nvPicPr>
                        <pic:blipFill>
                          <a:blip r:embed="rId26" cstate="print"/>
                          <a:srcRect/>
                          <a:stretch>
                            <a:fillRect/>
                          </a:stretch>
                        </pic:blipFill>
                        <pic:spPr bwMode="auto">
                          <a:xfrm>
                            <a:off x="0" y="0"/>
                            <a:ext cx="7618730" cy="4086860"/>
                          </a:xfrm>
                          <a:prstGeom prst="rect">
                            <a:avLst/>
                          </a:prstGeom>
                          <a:noFill/>
                          <a:ln w="9525">
                            <a:noFill/>
                            <a:miter lim="800000"/>
                            <a:headEnd/>
                            <a:tailEnd/>
                          </a:ln>
                        </pic:spPr>
                      </pic:pic>
                    </a:graphicData>
                  </a:graphic>
                </wp:inline>
              </w:drawing>
            </w:r>
          </w:p>
          <w:p w:rsidR="00002EEC" w:rsidRDefault="00002EEC" w:rsidP="00002EEC">
            <w:pPr>
              <w:pStyle w:val="Heading3"/>
              <w:spacing w:before="0" w:after="102" w:line="180" w:lineRule="atLeast"/>
              <w:jc w:val="center"/>
              <w:rPr>
                <w:rFonts w:ascii="&amp;quot" w:hAnsi="&amp;quot"/>
                <w:b w:val="0"/>
                <w:bCs w:val="0"/>
                <w:color w:val="616161"/>
                <w:sz w:val="15"/>
                <w:szCs w:val="15"/>
              </w:rPr>
            </w:pPr>
            <w:hyperlink r:id="rId27" w:history="1">
              <w:r>
                <w:rPr>
                  <w:rStyle w:val="Hyperlink"/>
                  <w:rFonts w:ascii="&amp;quot" w:hAnsi="&amp;quot"/>
                  <w:b w:val="0"/>
                  <w:bCs w:val="0"/>
                  <w:color w:val="616161"/>
                  <w:sz w:val="15"/>
                  <w:szCs w:val="15"/>
                  <w:bdr w:val="none" w:sz="0" w:space="0" w:color="auto" w:frame="1"/>
                </w:rPr>
                <w:t xml:space="preserve">Selenium </w:t>
              </w:r>
              <w:proofErr w:type="spellStart"/>
              <w:r>
                <w:rPr>
                  <w:rStyle w:val="Hyperlink"/>
                  <w:rFonts w:ascii="&amp;quot" w:hAnsi="&amp;quot"/>
                  <w:b w:val="0"/>
                  <w:bCs w:val="0"/>
                  <w:color w:val="616161"/>
                  <w:sz w:val="15"/>
                  <w:szCs w:val="15"/>
                  <w:bdr w:val="none" w:sz="0" w:space="0" w:color="auto" w:frame="1"/>
                </w:rPr>
                <w:t>WebDriver</w:t>
              </w:r>
              <w:proofErr w:type="spellEnd"/>
              <w:r>
                <w:rPr>
                  <w:rStyle w:val="Hyperlink"/>
                  <w:rFonts w:ascii="&amp;quot" w:hAnsi="&amp;quot"/>
                  <w:b w:val="0"/>
                  <w:bCs w:val="0"/>
                  <w:color w:val="616161"/>
                  <w:sz w:val="15"/>
                  <w:szCs w:val="15"/>
                  <w:bdr w:val="none" w:sz="0" w:space="0" w:color="auto" w:frame="1"/>
                </w:rPr>
                <w:t xml:space="preserve"> – How </w:t>
              </w:r>
              <w:proofErr w:type="gramStart"/>
              <w:r>
                <w:rPr>
                  <w:rStyle w:val="Hyperlink"/>
                  <w:rFonts w:ascii="&amp;quot" w:hAnsi="&amp;quot"/>
                  <w:b w:val="0"/>
                  <w:bCs w:val="0"/>
                  <w:color w:val="616161"/>
                  <w:sz w:val="15"/>
                  <w:szCs w:val="15"/>
                  <w:bdr w:val="none" w:sz="0" w:space="0" w:color="auto" w:frame="1"/>
                </w:rPr>
                <w:t>To</w:t>
              </w:r>
              <w:proofErr w:type="gramEnd"/>
              <w:r>
                <w:rPr>
                  <w:rStyle w:val="Hyperlink"/>
                  <w:rFonts w:ascii="&amp;quot" w:hAnsi="&amp;quot"/>
                  <w:b w:val="0"/>
                  <w:bCs w:val="0"/>
                  <w:color w:val="616161"/>
                  <w:sz w:val="15"/>
                  <w:szCs w:val="15"/>
                  <w:bdr w:val="none" w:sz="0" w:space="0" w:color="auto" w:frame="1"/>
                </w:rPr>
                <w:t xml:space="preserve"> Distribute </w:t>
              </w:r>
              <w:proofErr w:type="spellStart"/>
              <w:r>
                <w:rPr>
                  <w:rStyle w:val="Hyperlink"/>
                  <w:rFonts w:ascii="&amp;quot" w:hAnsi="&amp;quot"/>
                  <w:b w:val="0"/>
                  <w:bCs w:val="0"/>
                  <w:color w:val="616161"/>
                  <w:sz w:val="15"/>
                  <w:szCs w:val="15"/>
                  <w:bdr w:val="none" w:sz="0" w:space="0" w:color="auto" w:frame="1"/>
                </w:rPr>
                <w:t>Docker</w:t>
              </w:r>
              <w:proofErr w:type="spellEnd"/>
              <w:r>
                <w:rPr>
                  <w:rStyle w:val="Hyperlink"/>
                  <w:rFonts w:ascii="&amp;quot" w:hAnsi="&amp;quot"/>
                  <w:b w:val="0"/>
                  <w:bCs w:val="0"/>
                  <w:color w:val="616161"/>
                  <w:sz w:val="15"/>
                  <w:szCs w:val="15"/>
                  <w:bdr w:val="none" w:sz="0" w:space="0" w:color="auto" w:frame="1"/>
                </w:rPr>
                <w:t xml:space="preserve"> Images – Part 3</w:t>
              </w:r>
            </w:hyperlink>
          </w:p>
          <w:p w:rsidR="00002EEC" w:rsidRDefault="00002EEC" w:rsidP="00002EEC">
            <w:pPr>
              <w:shd w:val="clear" w:color="auto" w:fill="FFFFFF"/>
              <w:jc w:val="center"/>
              <w:rPr>
                <w:rFonts w:ascii="&amp;quot" w:hAnsi="&amp;quot"/>
                <w:color w:val="333333"/>
                <w:sz w:val="10"/>
                <w:szCs w:val="10"/>
              </w:rPr>
            </w:pPr>
            <w:r>
              <w:rPr>
                <w:rStyle w:val="entry-date"/>
                <w:rFonts w:ascii="&amp;quot" w:hAnsi="&amp;quot"/>
                <w:color w:val="333333"/>
                <w:sz w:val="10"/>
                <w:szCs w:val="10"/>
              </w:rPr>
              <w:t>April 2, 2018</w:t>
            </w:r>
            <w:r>
              <w:rPr>
                <w:rFonts w:ascii="&amp;quot" w:hAnsi="&amp;quot"/>
                <w:color w:val="333333"/>
                <w:sz w:val="10"/>
                <w:szCs w:val="10"/>
              </w:rPr>
              <w:t xml:space="preserve"> </w:t>
            </w:r>
            <w:hyperlink r:id="rId28" w:anchor="comments" w:history="1">
              <w:r>
                <w:rPr>
                  <w:rStyle w:val="Hyperlink"/>
                  <w:rFonts w:ascii="&amp;quot" w:hAnsi="&amp;quot"/>
                  <w:color w:val="616161"/>
                  <w:sz w:val="10"/>
                  <w:szCs w:val="10"/>
                  <w:bdr w:val="none" w:sz="0" w:space="0" w:color="auto" w:frame="1"/>
                </w:rPr>
                <w:t>6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002EEC" w:rsidRDefault="00002EEC" w:rsidP="00002EEC">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Overview: The modern cloud infrastructure, continuous integration &amp; deployment processes etc have completely changed the way how applications are deployed in production nowadays. In order to release new features faster in Production, you need to reduce time we take in the each phase of the SDLC. As an automation lead/architect, It could be your responsibility to</w:t>
            </w:r>
          </w:p>
          <w:p w:rsidR="00002EEC" w:rsidRDefault="00002EEC" w:rsidP="00002EEC">
            <w:pPr>
              <w:shd w:val="clear" w:color="auto" w:fill="FFFFFF"/>
              <w:rPr>
                <w:rFonts w:ascii="&amp;quot" w:hAnsi="&amp;quot"/>
                <w:color w:val="333333"/>
                <w:sz w:val="10"/>
                <w:szCs w:val="10"/>
              </w:rPr>
            </w:pPr>
            <w:hyperlink r:id="rId29" w:tooltip="More" w:history="1">
              <w:r>
                <w:rPr>
                  <w:rStyle w:val="button"/>
                  <w:rFonts w:ascii="&amp;quot" w:hAnsi="&amp;quot"/>
                  <w:color w:val="FFFFFF"/>
                  <w:sz w:val="10"/>
                  <w:szCs w:val="10"/>
                  <w:bdr w:val="none" w:sz="0" w:space="0" w:color="auto" w:frame="1"/>
                  <w:shd w:val="clear" w:color="auto" w:fill="FF6644"/>
                </w:rPr>
                <w:t>Read More</w:t>
              </w:r>
              <w:r>
                <w:rPr>
                  <w:rStyle w:val="Hyperlink"/>
                  <w:rFonts w:ascii="&amp;quot" w:hAnsi="&amp;quot"/>
                  <w:color w:val="333333"/>
                  <w:sz w:val="10"/>
                  <w:szCs w:val="10"/>
                  <w:bdr w:val="none" w:sz="0" w:space="0" w:color="auto" w:frame="1"/>
                </w:rPr>
                <w:t xml:space="preserve"> </w:t>
              </w:r>
            </w:hyperlink>
          </w:p>
          <w:p w:rsidR="00002EEC" w:rsidRDefault="00002EEC" w:rsidP="00002EEC">
            <w:pPr>
              <w:rPr>
                <w:rFonts w:ascii="&amp;quot" w:hAnsi="&amp;quot"/>
                <w:color w:val="333333"/>
                <w:sz w:val="10"/>
                <w:szCs w:val="10"/>
              </w:rPr>
            </w:pPr>
            <w:r>
              <w:rPr>
                <w:rFonts w:ascii="&amp;quot" w:hAnsi="&amp;quot"/>
                <w:noProof/>
                <w:color w:val="333333"/>
                <w:sz w:val="10"/>
                <w:szCs w:val="10"/>
              </w:rPr>
              <w:lastRenderedPageBreak/>
              <w:drawing>
                <wp:inline distT="0" distB="0" distL="0" distR="0">
                  <wp:extent cx="7618730" cy="4086860"/>
                  <wp:effectExtent l="19050" t="0" r="1270" b="0"/>
                  <wp:docPr id="12" name="Picture 12" descr="docker-volume-mapping-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cker-volume-mapping-header"/>
                          <pic:cNvPicPr>
                            <a:picLocks noChangeAspect="1" noChangeArrowheads="1"/>
                          </pic:cNvPicPr>
                        </pic:nvPicPr>
                        <pic:blipFill>
                          <a:blip r:embed="rId15" cstate="print"/>
                          <a:srcRect/>
                          <a:stretch>
                            <a:fillRect/>
                          </a:stretch>
                        </pic:blipFill>
                        <pic:spPr bwMode="auto">
                          <a:xfrm>
                            <a:off x="0" y="0"/>
                            <a:ext cx="7618730" cy="4086860"/>
                          </a:xfrm>
                          <a:prstGeom prst="rect">
                            <a:avLst/>
                          </a:prstGeom>
                          <a:noFill/>
                          <a:ln w="9525">
                            <a:noFill/>
                            <a:miter lim="800000"/>
                            <a:headEnd/>
                            <a:tailEnd/>
                          </a:ln>
                        </pic:spPr>
                      </pic:pic>
                    </a:graphicData>
                  </a:graphic>
                </wp:inline>
              </w:drawing>
            </w:r>
          </w:p>
          <w:p w:rsidR="00002EEC" w:rsidRDefault="00002EEC" w:rsidP="00002EEC">
            <w:pPr>
              <w:pStyle w:val="Heading3"/>
              <w:spacing w:before="0" w:after="102" w:line="180" w:lineRule="atLeast"/>
              <w:jc w:val="center"/>
              <w:rPr>
                <w:rFonts w:ascii="&amp;quot" w:hAnsi="&amp;quot"/>
                <w:b w:val="0"/>
                <w:bCs w:val="0"/>
                <w:color w:val="616161"/>
                <w:sz w:val="15"/>
                <w:szCs w:val="15"/>
              </w:rPr>
            </w:pPr>
            <w:hyperlink r:id="rId30" w:history="1">
              <w:r>
                <w:rPr>
                  <w:rStyle w:val="Hyperlink"/>
                  <w:rFonts w:ascii="&amp;quot" w:hAnsi="&amp;quot"/>
                  <w:b w:val="0"/>
                  <w:bCs w:val="0"/>
                  <w:color w:val="616161"/>
                  <w:sz w:val="15"/>
                  <w:szCs w:val="15"/>
                  <w:bdr w:val="none" w:sz="0" w:space="0" w:color="auto" w:frame="1"/>
                </w:rPr>
                <w:t xml:space="preserve">Selenium </w:t>
              </w:r>
              <w:proofErr w:type="spellStart"/>
              <w:r>
                <w:rPr>
                  <w:rStyle w:val="Hyperlink"/>
                  <w:rFonts w:ascii="&amp;quot" w:hAnsi="&amp;quot"/>
                  <w:b w:val="0"/>
                  <w:bCs w:val="0"/>
                  <w:color w:val="616161"/>
                  <w:sz w:val="15"/>
                  <w:szCs w:val="15"/>
                  <w:bdr w:val="none" w:sz="0" w:space="0" w:color="auto" w:frame="1"/>
                </w:rPr>
                <w:t>WebDriver</w:t>
              </w:r>
              <w:proofErr w:type="spellEnd"/>
              <w:r>
                <w:rPr>
                  <w:rStyle w:val="Hyperlink"/>
                  <w:rFonts w:ascii="&amp;quot" w:hAnsi="&amp;quot"/>
                  <w:b w:val="0"/>
                  <w:bCs w:val="0"/>
                  <w:color w:val="616161"/>
                  <w:sz w:val="15"/>
                  <w:szCs w:val="15"/>
                  <w:bdr w:val="none" w:sz="0" w:space="0" w:color="auto" w:frame="1"/>
                </w:rPr>
                <w:t xml:space="preserve"> – File Downloads &amp; Uploads Using </w:t>
              </w:r>
              <w:proofErr w:type="spellStart"/>
              <w:r>
                <w:rPr>
                  <w:rStyle w:val="Hyperlink"/>
                  <w:rFonts w:ascii="&amp;quot" w:hAnsi="&amp;quot"/>
                  <w:b w:val="0"/>
                  <w:bCs w:val="0"/>
                  <w:color w:val="616161"/>
                  <w:sz w:val="15"/>
                  <w:szCs w:val="15"/>
                  <w:bdr w:val="none" w:sz="0" w:space="0" w:color="auto" w:frame="1"/>
                </w:rPr>
                <w:t>Docker</w:t>
              </w:r>
              <w:proofErr w:type="spellEnd"/>
              <w:r>
                <w:rPr>
                  <w:rStyle w:val="Hyperlink"/>
                  <w:rFonts w:ascii="&amp;quot" w:hAnsi="&amp;quot"/>
                  <w:b w:val="0"/>
                  <w:bCs w:val="0"/>
                  <w:color w:val="616161"/>
                  <w:sz w:val="15"/>
                  <w:szCs w:val="15"/>
                  <w:bdr w:val="none" w:sz="0" w:space="0" w:color="auto" w:frame="1"/>
                </w:rPr>
                <w:t xml:space="preserve"> Grids</w:t>
              </w:r>
            </w:hyperlink>
          </w:p>
          <w:p w:rsidR="00002EEC" w:rsidRDefault="00002EEC" w:rsidP="00002EEC">
            <w:pPr>
              <w:shd w:val="clear" w:color="auto" w:fill="FFFFFF"/>
              <w:jc w:val="center"/>
              <w:rPr>
                <w:rFonts w:ascii="&amp;quot" w:hAnsi="&amp;quot"/>
                <w:color w:val="333333"/>
                <w:sz w:val="10"/>
                <w:szCs w:val="10"/>
              </w:rPr>
            </w:pPr>
            <w:r>
              <w:rPr>
                <w:rStyle w:val="entry-date"/>
                <w:rFonts w:ascii="&amp;quot" w:hAnsi="&amp;quot"/>
                <w:color w:val="333333"/>
                <w:sz w:val="10"/>
                <w:szCs w:val="10"/>
              </w:rPr>
              <w:t>February 12, 2018</w:t>
            </w:r>
            <w:r>
              <w:rPr>
                <w:rFonts w:ascii="&amp;quot" w:hAnsi="&amp;quot"/>
                <w:color w:val="333333"/>
                <w:sz w:val="10"/>
                <w:szCs w:val="10"/>
              </w:rPr>
              <w:t xml:space="preserve"> </w:t>
            </w:r>
            <w:hyperlink r:id="rId31" w:anchor="comments" w:history="1">
              <w:r>
                <w:rPr>
                  <w:rStyle w:val="Hyperlink"/>
                  <w:rFonts w:ascii="&amp;quot" w:hAnsi="&amp;quot"/>
                  <w:color w:val="616161"/>
                  <w:sz w:val="10"/>
                  <w:szCs w:val="10"/>
                  <w:bdr w:val="none" w:sz="0" w:space="0" w:color="auto" w:frame="1"/>
                </w:rPr>
                <w:t>8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002EEC" w:rsidRDefault="00002EEC" w:rsidP="00002EEC">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 xml:space="preserve">Overview: </w:t>
            </w:r>
            <w:proofErr w:type="spellStart"/>
            <w:r>
              <w:rPr>
                <w:rFonts w:ascii="&amp;quot" w:hAnsi="&amp;quot"/>
                <w:color w:val="545252"/>
                <w:sz w:val="11"/>
                <w:szCs w:val="11"/>
              </w:rPr>
              <w:t>TestAutomationGuru</w:t>
            </w:r>
            <w:proofErr w:type="spellEnd"/>
            <w:r>
              <w:rPr>
                <w:rFonts w:ascii="&amp;quot" w:hAnsi="&amp;quot"/>
                <w:color w:val="545252"/>
                <w:sz w:val="11"/>
                <w:szCs w:val="11"/>
              </w:rPr>
              <w:t xml:space="preserve"> has released few articles on using </w:t>
            </w:r>
            <w:proofErr w:type="spellStart"/>
            <w:r>
              <w:rPr>
                <w:rFonts w:ascii="&amp;quot" w:hAnsi="&amp;quot"/>
                <w:color w:val="545252"/>
                <w:sz w:val="11"/>
                <w:szCs w:val="11"/>
              </w:rPr>
              <w:t>docker</w:t>
            </w:r>
            <w:proofErr w:type="spellEnd"/>
            <w:r>
              <w:rPr>
                <w:rFonts w:ascii="&amp;quot" w:hAnsi="&amp;quot"/>
                <w:color w:val="545252"/>
                <w:sz w:val="11"/>
                <w:szCs w:val="11"/>
              </w:rPr>
              <w:t xml:space="preserve"> for Selenium Grids &amp; to run </w:t>
            </w:r>
            <w:proofErr w:type="gramStart"/>
            <w:r>
              <w:rPr>
                <w:rFonts w:ascii="&amp;quot" w:hAnsi="&amp;quot"/>
                <w:color w:val="545252"/>
                <w:sz w:val="11"/>
                <w:szCs w:val="11"/>
              </w:rPr>
              <w:t>your</w:t>
            </w:r>
            <w:proofErr w:type="gramEnd"/>
            <w:r>
              <w:rPr>
                <w:rFonts w:ascii="&amp;quot" w:hAnsi="&amp;quot"/>
                <w:color w:val="545252"/>
                <w:sz w:val="11"/>
                <w:szCs w:val="11"/>
              </w:rPr>
              <w:t xml:space="preserve"> automated inside the </w:t>
            </w:r>
            <w:proofErr w:type="spellStart"/>
            <w:r>
              <w:rPr>
                <w:rFonts w:ascii="&amp;quot" w:hAnsi="&amp;quot"/>
                <w:color w:val="545252"/>
                <w:sz w:val="11"/>
                <w:szCs w:val="11"/>
              </w:rPr>
              <w:t>docker</w:t>
            </w:r>
            <w:proofErr w:type="spellEnd"/>
            <w:r>
              <w:rPr>
                <w:rFonts w:ascii="&amp;quot" w:hAnsi="&amp;quot"/>
                <w:color w:val="545252"/>
                <w:sz w:val="11"/>
                <w:szCs w:val="11"/>
              </w:rPr>
              <w:t xml:space="preserve"> containers. This approach has a lot of advantages like saving your time from setting up your remote/cloud machines &amp; dealing with dependency related issues. It is easily scalable as well! If you have not read below</w:t>
            </w:r>
          </w:p>
          <w:p w:rsidR="00002EEC" w:rsidRDefault="00002EEC" w:rsidP="00002EEC">
            <w:pPr>
              <w:shd w:val="clear" w:color="auto" w:fill="FFFFFF"/>
              <w:rPr>
                <w:rFonts w:ascii="&amp;quot" w:hAnsi="&amp;quot"/>
                <w:color w:val="333333"/>
                <w:sz w:val="10"/>
                <w:szCs w:val="10"/>
              </w:rPr>
            </w:pPr>
            <w:hyperlink r:id="rId32" w:tooltip="More" w:history="1">
              <w:r>
                <w:rPr>
                  <w:rStyle w:val="button"/>
                  <w:rFonts w:ascii="&amp;quot" w:hAnsi="&amp;quot"/>
                  <w:color w:val="FFFFFF"/>
                  <w:sz w:val="10"/>
                  <w:szCs w:val="10"/>
                  <w:bdr w:val="none" w:sz="0" w:space="0" w:color="auto" w:frame="1"/>
                  <w:shd w:val="clear" w:color="auto" w:fill="FF6644"/>
                </w:rPr>
                <w:t>Read More</w:t>
              </w:r>
              <w:r>
                <w:rPr>
                  <w:rStyle w:val="Hyperlink"/>
                  <w:rFonts w:ascii="&amp;quot" w:hAnsi="&amp;quot"/>
                  <w:color w:val="333333"/>
                  <w:sz w:val="10"/>
                  <w:szCs w:val="10"/>
                  <w:bdr w:val="none" w:sz="0" w:space="0" w:color="auto" w:frame="1"/>
                </w:rPr>
                <w:t xml:space="preserve"> </w:t>
              </w:r>
            </w:hyperlink>
          </w:p>
          <w:p w:rsidR="00002EEC" w:rsidRDefault="00002EEC" w:rsidP="00002EEC">
            <w:pPr>
              <w:pStyle w:val="Heading3"/>
              <w:spacing w:before="0" w:after="102" w:line="180" w:lineRule="atLeast"/>
              <w:jc w:val="center"/>
              <w:rPr>
                <w:rFonts w:ascii="&amp;quot" w:hAnsi="&amp;quot"/>
                <w:b w:val="0"/>
                <w:bCs w:val="0"/>
                <w:color w:val="616161"/>
                <w:sz w:val="15"/>
                <w:szCs w:val="15"/>
              </w:rPr>
            </w:pPr>
            <w:hyperlink r:id="rId33" w:history="1">
              <w:r>
                <w:rPr>
                  <w:rStyle w:val="Hyperlink"/>
                  <w:rFonts w:ascii="&amp;quot" w:hAnsi="&amp;quot"/>
                  <w:b w:val="0"/>
                  <w:bCs w:val="0"/>
                  <w:color w:val="616161"/>
                  <w:sz w:val="15"/>
                  <w:szCs w:val="15"/>
                  <w:bdr w:val="none" w:sz="0" w:space="0" w:color="auto" w:frame="1"/>
                </w:rPr>
                <w:t xml:space="preserve">Selenium </w:t>
              </w:r>
              <w:proofErr w:type="spellStart"/>
              <w:r>
                <w:rPr>
                  <w:rStyle w:val="Hyperlink"/>
                  <w:rFonts w:ascii="&amp;quot" w:hAnsi="&amp;quot"/>
                  <w:b w:val="0"/>
                  <w:bCs w:val="0"/>
                  <w:color w:val="616161"/>
                  <w:sz w:val="15"/>
                  <w:szCs w:val="15"/>
                  <w:bdr w:val="none" w:sz="0" w:space="0" w:color="auto" w:frame="1"/>
                </w:rPr>
                <w:t>WebDriver</w:t>
              </w:r>
              <w:proofErr w:type="spellEnd"/>
              <w:r>
                <w:rPr>
                  <w:rStyle w:val="Hyperlink"/>
                  <w:rFonts w:ascii="&amp;quot" w:hAnsi="&amp;quot"/>
                  <w:b w:val="0"/>
                  <w:bCs w:val="0"/>
                  <w:color w:val="616161"/>
                  <w:sz w:val="15"/>
                  <w:szCs w:val="15"/>
                  <w:bdr w:val="none" w:sz="0" w:space="0" w:color="auto" w:frame="1"/>
                </w:rPr>
                <w:t xml:space="preserve"> – Running </w:t>
              </w:r>
              <w:proofErr w:type="spellStart"/>
              <w:r>
                <w:rPr>
                  <w:rStyle w:val="Hyperlink"/>
                  <w:rFonts w:ascii="&amp;quot" w:hAnsi="&amp;quot"/>
                  <w:b w:val="0"/>
                  <w:bCs w:val="0"/>
                  <w:color w:val="616161"/>
                  <w:sz w:val="15"/>
                  <w:szCs w:val="15"/>
                  <w:bdr w:val="none" w:sz="0" w:space="0" w:color="auto" w:frame="1"/>
                </w:rPr>
                <w:t>Dockerizied</w:t>
              </w:r>
              <w:proofErr w:type="spellEnd"/>
              <w:r>
                <w:rPr>
                  <w:rStyle w:val="Hyperlink"/>
                  <w:rFonts w:ascii="&amp;quot" w:hAnsi="&amp;quot"/>
                  <w:b w:val="0"/>
                  <w:bCs w:val="0"/>
                  <w:color w:val="616161"/>
                  <w:sz w:val="15"/>
                  <w:szCs w:val="15"/>
                  <w:bdr w:val="none" w:sz="0" w:space="0" w:color="auto" w:frame="1"/>
                </w:rPr>
                <w:t xml:space="preserve"> Automated Tests using </w:t>
              </w:r>
              <w:proofErr w:type="spellStart"/>
              <w:r>
                <w:rPr>
                  <w:rStyle w:val="Hyperlink"/>
                  <w:rFonts w:ascii="&amp;quot" w:hAnsi="&amp;quot"/>
                  <w:b w:val="0"/>
                  <w:bCs w:val="0"/>
                  <w:color w:val="616161"/>
                  <w:sz w:val="15"/>
                  <w:szCs w:val="15"/>
                  <w:bdr w:val="none" w:sz="0" w:space="0" w:color="auto" w:frame="1"/>
                </w:rPr>
                <w:t>Portainer</w:t>
              </w:r>
              <w:proofErr w:type="spellEnd"/>
            </w:hyperlink>
          </w:p>
          <w:p w:rsidR="00002EEC" w:rsidRDefault="00002EEC" w:rsidP="00002EEC">
            <w:pPr>
              <w:shd w:val="clear" w:color="auto" w:fill="FFFFFF"/>
              <w:jc w:val="center"/>
              <w:rPr>
                <w:rFonts w:ascii="&amp;quot" w:hAnsi="&amp;quot"/>
                <w:color w:val="333333"/>
                <w:sz w:val="10"/>
                <w:szCs w:val="10"/>
              </w:rPr>
            </w:pPr>
            <w:r>
              <w:rPr>
                <w:rStyle w:val="entry-date"/>
                <w:rFonts w:ascii="&amp;quot" w:hAnsi="&amp;quot"/>
                <w:color w:val="333333"/>
                <w:sz w:val="10"/>
                <w:szCs w:val="10"/>
              </w:rPr>
              <w:t>September 11, 2017</w:t>
            </w:r>
            <w:r>
              <w:rPr>
                <w:rFonts w:ascii="&amp;quot" w:hAnsi="&amp;quot"/>
                <w:color w:val="333333"/>
                <w:sz w:val="10"/>
                <w:szCs w:val="10"/>
              </w:rPr>
              <w:t xml:space="preserve"> </w:t>
            </w:r>
            <w:hyperlink r:id="rId34" w:anchor="comments" w:history="1">
              <w:r>
                <w:rPr>
                  <w:rStyle w:val="Hyperlink"/>
                  <w:rFonts w:ascii="&amp;quot" w:hAnsi="&amp;quot"/>
                  <w:color w:val="616161"/>
                  <w:sz w:val="10"/>
                  <w:szCs w:val="10"/>
                  <w:bdr w:val="none" w:sz="0" w:space="0" w:color="auto" w:frame="1"/>
                </w:rPr>
                <w:t>2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002EEC" w:rsidRDefault="00002EEC" w:rsidP="00002EEC">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 xml:space="preserve">Overview: </w:t>
            </w:r>
            <w:proofErr w:type="spellStart"/>
            <w:r>
              <w:rPr>
                <w:rFonts w:ascii="&amp;quot" w:hAnsi="&amp;quot"/>
                <w:color w:val="545252"/>
                <w:sz w:val="11"/>
                <w:szCs w:val="11"/>
              </w:rPr>
              <w:t>TestAutomationGuru</w:t>
            </w:r>
            <w:proofErr w:type="spellEnd"/>
            <w:r>
              <w:rPr>
                <w:rFonts w:ascii="&amp;quot" w:hAnsi="&amp;quot"/>
                <w:color w:val="545252"/>
                <w:sz w:val="11"/>
                <w:szCs w:val="11"/>
              </w:rPr>
              <w:t xml:space="preserve"> has already released few articles on creating a </w:t>
            </w:r>
            <w:proofErr w:type="spellStart"/>
            <w:r>
              <w:rPr>
                <w:rFonts w:ascii="&amp;quot" w:hAnsi="&amp;quot"/>
                <w:color w:val="545252"/>
                <w:sz w:val="11"/>
                <w:szCs w:val="11"/>
              </w:rPr>
              <w:t>docker</w:t>
            </w:r>
            <w:proofErr w:type="spellEnd"/>
            <w:r>
              <w:rPr>
                <w:rFonts w:ascii="&amp;quot" w:hAnsi="&amp;quot"/>
                <w:color w:val="545252"/>
                <w:sz w:val="11"/>
                <w:szCs w:val="11"/>
              </w:rPr>
              <w:t xml:space="preserve"> image with your tests + all the dependencies and running them on a </w:t>
            </w:r>
            <w:proofErr w:type="spellStart"/>
            <w:r>
              <w:rPr>
                <w:rFonts w:ascii="&amp;quot" w:hAnsi="&amp;quot"/>
                <w:color w:val="545252"/>
                <w:sz w:val="11"/>
                <w:szCs w:val="11"/>
              </w:rPr>
              <w:t>docker</w:t>
            </w:r>
            <w:proofErr w:type="spellEnd"/>
            <w:r>
              <w:rPr>
                <w:rFonts w:ascii="&amp;quot" w:hAnsi="&amp;quot"/>
                <w:color w:val="545252"/>
                <w:sz w:val="11"/>
                <w:szCs w:val="11"/>
              </w:rPr>
              <w:t xml:space="preserve"> container as and when we want! Running Automated Tests Inside A </w:t>
            </w:r>
            <w:proofErr w:type="spellStart"/>
            <w:r>
              <w:rPr>
                <w:rFonts w:ascii="&amp;quot" w:hAnsi="&amp;quot"/>
                <w:color w:val="545252"/>
                <w:sz w:val="11"/>
                <w:szCs w:val="11"/>
              </w:rPr>
              <w:t>Docker</w:t>
            </w:r>
            <w:proofErr w:type="spellEnd"/>
            <w:r>
              <w:rPr>
                <w:rFonts w:ascii="&amp;quot" w:hAnsi="&amp;quot"/>
                <w:color w:val="545252"/>
                <w:sz w:val="11"/>
                <w:szCs w:val="11"/>
              </w:rPr>
              <w:t xml:space="preserve"> Container Running Multiple Test Suites using </w:t>
            </w:r>
            <w:proofErr w:type="spellStart"/>
            <w:r>
              <w:rPr>
                <w:rFonts w:ascii="&amp;quot" w:hAnsi="&amp;quot"/>
                <w:color w:val="545252"/>
                <w:sz w:val="11"/>
                <w:szCs w:val="11"/>
              </w:rPr>
              <w:t>Docker</w:t>
            </w:r>
            <w:proofErr w:type="spellEnd"/>
            <w:r>
              <w:rPr>
                <w:rFonts w:ascii="&amp;quot" w:hAnsi="&amp;quot"/>
                <w:color w:val="545252"/>
                <w:sz w:val="11"/>
                <w:szCs w:val="11"/>
              </w:rPr>
              <w:t xml:space="preserve"> Compose In the above articles, even if we had automated the process</w:t>
            </w:r>
          </w:p>
          <w:p w:rsidR="00002EEC" w:rsidRDefault="00002EEC" w:rsidP="00002EEC">
            <w:pPr>
              <w:shd w:val="clear" w:color="auto" w:fill="FFFFFF"/>
              <w:rPr>
                <w:rFonts w:ascii="&amp;quot" w:hAnsi="&amp;quot"/>
                <w:color w:val="333333"/>
                <w:sz w:val="10"/>
                <w:szCs w:val="10"/>
              </w:rPr>
            </w:pPr>
            <w:hyperlink r:id="rId35" w:tooltip="More" w:history="1">
              <w:r>
                <w:rPr>
                  <w:rStyle w:val="button"/>
                  <w:rFonts w:ascii="&amp;quot" w:hAnsi="&amp;quot"/>
                  <w:color w:val="FFFFFF"/>
                  <w:sz w:val="10"/>
                  <w:szCs w:val="10"/>
                  <w:bdr w:val="none" w:sz="0" w:space="0" w:color="auto" w:frame="1"/>
                  <w:shd w:val="clear" w:color="auto" w:fill="FF6644"/>
                </w:rPr>
                <w:t>Read More</w:t>
              </w:r>
              <w:r>
                <w:rPr>
                  <w:rStyle w:val="Hyperlink"/>
                  <w:rFonts w:ascii="&amp;quot" w:hAnsi="&amp;quot"/>
                  <w:color w:val="333333"/>
                  <w:sz w:val="10"/>
                  <w:szCs w:val="10"/>
                  <w:bdr w:val="none" w:sz="0" w:space="0" w:color="auto" w:frame="1"/>
                </w:rPr>
                <w:t xml:space="preserve"> </w:t>
              </w:r>
            </w:hyperlink>
          </w:p>
          <w:p w:rsidR="00002EEC" w:rsidRDefault="00002EEC" w:rsidP="00002EEC">
            <w:pPr>
              <w:rPr>
                <w:rFonts w:ascii="&amp;quot" w:hAnsi="&amp;quot"/>
                <w:color w:val="333333"/>
                <w:sz w:val="10"/>
                <w:szCs w:val="10"/>
              </w:rPr>
            </w:pPr>
            <w:r>
              <w:rPr>
                <w:rFonts w:ascii="&amp;quot" w:hAnsi="&amp;quot"/>
                <w:noProof/>
                <w:color w:val="333333"/>
                <w:sz w:val="10"/>
                <w:szCs w:val="10"/>
              </w:rPr>
              <w:drawing>
                <wp:inline distT="0" distB="0" distL="0" distR="0">
                  <wp:extent cx="6894830" cy="2479040"/>
                  <wp:effectExtent l="19050" t="0" r="1270" b="0"/>
                  <wp:docPr id="13" name="Picture 13" descr="reg-compose-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g-compose-header"/>
                          <pic:cNvPicPr>
                            <a:picLocks noChangeAspect="1" noChangeArrowheads="1"/>
                          </pic:cNvPicPr>
                        </pic:nvPicPr>
                        <pic:blipFill>
                          <a:blip r:embed="rId36" cstate="print"/>
                          <a:srcRect/>
                          <a:stretch>
                            <a:fillRect/>
                          </a:stretch>
                        </pic:blipFill>
                        <pic:spPr bwMode="auto">
                          <a:xfrm>
                            <a:off x="0" y="0"/>
                            <a:ext cx="6894830" cy="2479040"/>
                          </a:xfrm>
                          <a:prstGeom prst="rect">
                            <a:avLst/>
                          </a:prstGeom>
                          <a:noFill/>
                          <a:ln w="9525">
                            <a:noFill/>
                            <a:miter lim="800000"/>
                            <a:headEnd/>
                            <a:tailEnd/>
                          </a:ln>
                        </pic:spPr>
                      </pic:pic>
                    </a:graphicData>
                  </a:graphic>
                </wp:inline>
              </w:drawing>
            </w:r>
          </w:p>
          <w:p w:rsidR="00002EEC" w:rsidRDefault="00002EEC" w:rsidP="00002EEC">
            <w:pPr>
              <w:pStyle w:val="Heading3"/>
              <w:spacing w:before="0" w:after="102" w:line="180" w:lineRule="atLeast"/>
              <w:jc w:val="center"/>
              <w:rPr>
                <w:rFonts w:ascii="&amp;quot" w:hAnsi="&amp;quot"/>
                <w:b w:val="0"/>
                <w:bCs w:val="0"/>
                <w:color w:val="616161"/>
                <w:sz w:val="15"/>
                <w:szCs w:val="15"/>
              </w:rPr>
            </w:pPr>
            <w:hyperlink r:id="rId37" w:history="1">
              <w:r>
                <w:rPr>
                  <w:rStyle w:val="Hyperlink"/>
                  <w:rFonts w:ascii="&amp;quot" w:hAnsi="&amp;quot"/>
                  <w:b w:val="0"/>
                  <w:bCs w:val="0"/>
                  <w:color w:val="616161"/>
                  <w:sz w:val="15"/>
                  <w:szCs w:val="15"/>
                  <w:bdr w:val="none" w:sz="0" w:space="0" w:color="auto" w:frame="1"/>
                </w:rPr>
                <w:t xml:space="preserve">Selenium </w:t>
              </w:r>
              <w:proofErr w:type="spellStart"/>
              <w:r>
                <w:rPr>
                  <w:rStyle w:val="Hyperlink"/>
                  <w:rFonts w:ascii="&amp;quot" w:hAnsi="&amp;quot"/>
                  <w:b w:val="0"/>
                  <w:bCs w:val="0"/>
                  <w:color w:val="616161"/>
                  <w:sz w:val="15"/>
                  <w:szCs w:val="15"/>
                  <w:bdr w:val="none" w:sz="0" w:space="0" w:color="auto" w:frame="1"/>
                </w:rPr>
                <w:t>WebDriver</w:t>
              </w:r>
              <w:proofErr w:type="spellEnd"/>
              <w:r>
                <w:rPr>
                  <w:rStyle w:val="Hyperlink"/>
                  <w:rFonts w:ascii="&amp;quot" w:hAnsi="&amp;quot"/>
                  <w:b w:val="0"/>
                  <w:bCs w:val="0"/>
                  <w:color w:val="616161"/>
                  <w:sz w:val="15"/>
                  <w:szCs w:val="15"/>
                  <w:bdr w:val="none" w:sz="0" w:space="0" w:color="auto" w:frame="1"/>
                </w:rPr>
                <w:t xml:space="preserve"> – How To Run Multiple Test Suites Using </w:t>
              </w:r>
              <w:proofErr w:type="spellStart"/>
              <w:r>
                <w:rPr>
                  <w:rStyle w:val="Hyperlink"/>
                  <w:rFonts w:ascii="&amp;quot" w:hAnsi="&amp;quot"/>
                  <w:b w:val="0"/>
                  <w:bCs w:val="0"/>
                  <w:color w:val="616161"/>
                  <w:sz w:val="15"/>
                  <w:szCs w:val="15"/>
                  <w:bdr w:val="none" w:sz="0" w:space="0" w:color="auto" w:frame="1"/>
                </w:rPr>
                <w:t>Docker</w:t>
              </w:r>
              <w:proofErr w:type="spellEnd"/>
              <w:r>
                <w:rPr>
                  <w:rStyle w:val="Hyperlink"/>
                  <w:rFonts w:ascii="&amp;quot" w:hAnsi="&amp;quot"/>
                  <w:b w:val="0"/>
                  <w:bCs w:val="0"/>
                  <w:color w:val="616161"/>
                  <w:sz w:val="15"/>
                  <w:szCs w:val="15"/>
                  <w:bdr w:val="none" w:sz="0" w:space="0" w:color="auto" w:frame="1"/>
                </w:rPr>
                <w:t xml:space="preserve"> Compose – Part 2</w:t>
              </w:r>
            </w:hyperlink>
          </w:p>
          <w:p w:rsidR="00002EEC" w:rsidRDefault="00002EEC" w:rsidP="00002EEC">
            <w:pPr>
              <w:shd w:val="clear" w:color="auto" w:fill="FFFFFF"/>
              <w:jc w:val="center"/>
              <w:rPr>
                <w:rFonts w:ascii="&amp;quot" w:hAnsi="&amp;quot"/>
                <w:color w:val="333333"/>
                <w:sz w:val="10"/>
                <w:szCs w:val="10"/>
              </w:rPr>
            </w:pPr>
            <w:r>
              <w:rPr>
                <w:rStyle w:val="entry-date"/>
                <w:rFonts w:ascii="&amp;quot" w:hAnsi="&amp;quot"/>
                <w:color w:val="333333"/>
                <w:sz w:val="10"/>
                <w:szCs w:val="10"/>
              </w:rPr>
              <w:t>August 28, 2017</w:t>
            </w:r>
            <w:r>
              <w:rPr>
                <w:rFonts w:ascii="&amp;quot" w:hAnsi="&amp;quot"/>
                <w:color w:val="333333"/>
                <w:sz w:val="10"/>
                <w:szCs w:val="10"/>
              </w:rPr>
              <w:t xml:space="preserve"> </w:t>
            </w:r>
            <w:hyperlink r:id="rId38" w:anchor="comments" w:history="1">
              <w:r>
                <w:rPr>
                  <w:rStyle w:val="Hyperlink"/>
                  <w:rFonts w:ascii="&amp;quot" w:hAnsi="&amp;quot"/>
                  <w:color w:val="616161"/>
                  <w:sz w:val="10"/>
                  <w:szCs w:val="10"/>
                  <w:bdr w:val="none" w:sz="0" w:space="0" w:color="auto" w:frame="1"/>
                </w:rPr>
                <w:t>14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002EEC" w:rsidRDefault="00002EEC" w:rsidP="00002EEC">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 xml:space="preserve">Overview: The modern cloud infrastructure, continuous integration &amp; deployment processes etc have completely changed the way how applications are deployed in production nowadays. In order to release new </w:t>
            </w:r>
            <w:r>
              <w:rPr>
                <w:rFonts w:ascii="&amp;quot" w:hAnsi="&amp;quot"/>
                <w:color w:val="545252"/>
                <w:sz w:val="11"/>
                <w:szCs w:val="11"/>
              </w:rPr>
              <w:lastRenderedPageBreak/>
              <w:t>features faster in Production, you need to reduce time we take in the each phase of the SDLC. As an automation lead/architect, It could be your responsibility to</w:t>
            </w:r>
          </w:p>
          <w:p w:rsidR="00002EEC" w:rsidRDefault="00002EEC" w:rsidP="00002EEC">
            <w:pPr>
              <w:shd w:val="clear" w:color="auto" w:fill="FFFFFF"/>
              <w:rPr>
                <w:rFonts w:ascii="&amp;quot" w:hAnsi="&amp;quot"/>
                <w:color w:val="333333"/>
                <w:sz w:val="10"/>
                <w:szCs w:val="10"/>
              </w:rPr>
            </w:pPr>
            <w:hyperlink r:id="rId39" w:tooltip="More" w:history="1">
              <w:r>
                <w:rPr>
                  <w:rStyle w:val="button"/>
                  <w:rFonts w:ascii="&amp;quot" w:hAnsi="&amp;quot"/>
                  <w:color w:val="FFFFFF"/>
                  <w:sz w:val="10"/>
                  <w:szCs w:val="10"/>
                  <w:bdr w:val="none" w:sz="0" w:space="0" w:color="auto" w:frame="1"/>
                  <w:shd w:val="clear" w:color="auto" w:fill="FF6644"/>
                </w:rPr>
                <w:t>Read More</w:t>
              </w:r>
              <w:r>
                <w:rPr>
                  <w:rStyle w:val="Hyperlink"/>
                  <w:rFonts w:ascii="&amp;quot" w:hAnsi="&amp;quot"/>
                  <w:color w:val="333333"/>
                  <w:sz w:val="10"/>
                  <w:szCs w:val="10"/>
                  <w:bdr w:val="none" w:sz="0" w:space="0" w:color="auto" w:frame="1"/>
                </w:rPr>
                <w:t xml:space="preserve"> </w:t>
              </w:r>
            </w:hyperlink>
          </w:p>
          <w:p w:rsidR="00002EEC" w:rsidRDefault="00002EEC" w:rsidP="00002EEC">
            <w:pPr>
              <w:rPr>
                <w:rFonts w:ascii="&amp;quot" w:hAnsi="&amp;quot"/>
                <w:color w:val="333333"/>
                <w:sz w:val="10"/>
                <w:szCs w:val="10"/>
              </w:rPr>
            </w:pPr>
            <w:r>
              <w:rPr>
                <w:rFonts w:ascii="&amp;quot" w:hAnsi="&amp;quot"/>
                <w:noProof/>
                <w:color w:val="333333"/>
                <w:sz w:val="10"/>
                <w:szCs w:val="10"/>
              </w:rPr>
              <w:drawing>
                <wp:inline distT="0" distB="0" distL="0" distR="0">
                  <wp:extent cx="6955790" cy="2106295"/>
                  <wp:effectExtent l="19050" t="0" r="0" b="0"/>
                  <wp:docPr id="14" name="Picture 14" descr="docker-container-test-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cker-container-test-header"/>
                          <pic:cNvPicPr>
                            <a:picLocks noChangeAspect="1" noChangeArrowheads="1"/>
                          </pic:cNvPicPr>
                        </pic:nvPicPr>
                        <pic:blipFill>
                          <a:blip r:embed="rId40" cstate="print"/>
                          <a:srcRect/>
                          <a:stretch>
                            <a:fillRect/>
                          </a:stretch>
                        </pic:blipFill>
                        <pic:spPr bwMode="auto">
                          <a:xfrm>
                            <a:off x="0" y="0"/>
                            <a:ext cx="6955790" cy="2106295"/>
                          </a:xfrm>
                          <a:prstGeom prst="rect">
                            <a:avLst/>
                          </a:prstGeom>
                          <a:noFill/>
                          <a:ln w="9525">
                            <a:noFill/>
                            <a:miter lim="800000"/>
                            <a:headEnd/>
                            <a:tailEnd/>
                          </a:ln>
                        </pic:spPr>
                      </pic:pic>
                    </a:graphicData>
                  </a:graphic>
                </wp:inline>
              </w:drawing>
            </w:r>
          </w:p>
          <w:p w:rsidR="00002EEC" w:rsidRDefault="00002EEC" w:rsidP="00002EEC">
            <w:pPr>
              <w:pStyle w:val="Heading3"/>
              <w:spacing w:before="0" w:after="102" w:line="180" w:lineRule="atLeast"/>
              <w:jc w:val="center"/>
              <w:rPr>
                <w:rFonts w:ascii="&amp;quot" w:hAnsi="&amp;quot"/>
                <w:b w:val="0"/>
                <w:bCs w:val="0"/>
                <w:color w:val="616161"/>
                <w:sz w:val="15"/>
                <w:szCs w:val="15"/>
              </w:rPr>
            </w:pPr>
            <w:hyperlink r:id="rId41" w:history="1">
              <w:r>
                <w:rPr>
                  <w:rStyle w:val="Hyperlink"/>
                  <w:rFonts w:ascii="&amp;quot" w:hAnsi="&amp;quot"/>
                  <w:b w:val="0"/>
                  <w:bCs w:val="0"/>
                  <w:color w:val="616161"/>
                  <w:sz w:val="15"/>
                  <w:szCs w:val="15"/>
                  <w:bdr w:val="none" w:sz="0" w:space="0" w:color="auto" w:frame="1"/>
                </w:rPr>
                <w:t xml:space="preserve">Selenium </w:t>
              </w:r>
              <w:proofErr w:type="spellStart"/>
              <w:r>
                <w:rPr>
                  <w:rStyle w:val="Hyperlink"/>
                  <w:rFonts w:ascii="&amp;quot" w:hAnsi="&amp;quot"/>
                  <w:b w:val="0"/>
                  <w:bCs w:val="0"/>
                  <w:color w:val="616161"/>
                  <w:sz w:val="15"/>
                  <w:szCs w:val="15"/>
                  <w:bdr w:val="none" w:sz="0" w:space="0" w:color="auto" w:frame="1"/>
                </w:rPr>
                <w:t>WebDriver</w:t>
              </w:r>
              <w:proofErr w:type="spellEnd"/>
              <w:r>
                <w:rPr>
                  <w:rStyle w:val="Hyperlink"/>
                  <w:rFonts w:ascii="&amp;quot" w:hAnsi="&amp;quot"/>
                  <w:b w:val="0"/>
                  <w:bCs w:val="0"/>
                  <w:color w:val="616161"/>
                  <w:sz w:val="15"/>
                  <w:szCs w:val="15"/>
                  <w:bdr w:val="none" w:sz="0" w:space="0" w:color="auto" w:frame="1"/>
                </w:rPr>
                <w:t xml:space="preserve"> – How </w:t>
              </w:r>
              <w:proofErr w:type="gramStart"/>
              <w:r>
                <w:rPr>
                  <w:rStyle w:val="Hyperlink"/>
                  <w:rFonts w:ascii="&amp;quot" w:hAnsi="&amp;quot"/>
                  <w:b w:val="0"/>
                  <w:bCs w:val="0"/>
                  <w:color w:val="616161"/>
                  <w:sz w:val="15"/>
                  <w:szCs w:val="15"/>
                  <w:bdr w:val="none" w:sz="0" w:space="0" w:color="auto" w:frame="1"/>
                </w:rPr>
                <w:t>To</w:t>
              </w:r>
              <w:proofErr w:type="gramEnd"/>
              <w:r>
                <w:rPr>
                  <w:rStyle w:val="Hyperlink"/>
                  <w:rFonts w:ascii="&amp;quot" w:hAnsi="&amp;quot"/>
                  <w:b w:val="0"/>
                  <w:bCs w:val="0"/>
                  <w:color w:val="616161"/>
                  <w:sz w:val="15"/>
                  <w:szCs w:val="15"/>
                  <w:bdr w:val="none" w:sz="0" w:space="0" w:color="auto" w:frame="1"/>
                </w:rPr>
                <w:t xml:space="preserve"> Run Automated Tests Inside A </w:t>
              </w:r>
              <w:proofErr w:type="spellStart"/>
              <w:r>
                <w:rPr>
                  <w:rStyle w:val="Hyperlink"/>
                  <w:rFonts w:ascii="&amp;quot" w:hAnsi="&amp;quot"/>
                  <w:b w:val="0"/>
                  <w:bCs w:val="0"/>
                  <w:color w:val="616161"/>
                  <w:sz w:val="15"/>
                  <w:szCs w:val="15"/>
                  <w:bdr w:val="none" w:sz="0" w:space="0" w:color="auto" w:frame="1"/>
                </w:rPr>
                <w:t>Docker</w:t>
              </w:r>
              <w:proofErr w:type="spellEnd"/>
              <w:r>
                <w:rPr>
                  <w:rStyle w:val="Hyperlink"/>
                  <w:rFonts w:ascii="&amp;quot" w:hAnsi="&amp;quot"/>
                  <w:b w:val="0"/>
                  <w:bCs w:val="0"/>
                  <w:color w:val="616161"/>
                  <w:sz w:val="15"/>
                  <w:szCs w:val="15"/>
                  <w:bdr w:val="none" w:sz="0" w:space="0" w:color="auto" w:frame="1"/>
                </w:rPr>
                <w:t xml:space="preserve"> Container – Part 1</w:t>
              </w:r>
            </w:hyperlink>
          </w:p>
          <w:p w:rsidR="00002EEC" w:rsidRDefault="00002EEC" w:rsidP="00002EEC">
            <w:pPr>
              <w:shd w:val="clear" w:color="auto" w:fill="FFFFFF"/>
              <w:jc w:val="center"/>
              <w:rPr>
                <w:rFonts w:ascii="&amp;quot" w:hAnsi="&amp;quot"/>
                <w:color w:val="333333"/>
                <w:sz w:val="10"/>
                <w:szCs w:val="10"/>
              </w:rPr>
            </w:pPr>
            <w:r>
              <w:rPr>
                <w:rStyle w:val="entry-date"/>
                <w:rFonts w:ascii="&amp;quot" w:hAnsi="&amp;quot"/>
                <w:color w:val="333333"/>
                <w:sz w:val="10"/>
                <w:szCs w:val="10"/>
              </w:rPr>
              <w:t>August 21, 2017</w:t>
            </w:r>
            <w:r>
              <w:rPr>
                <w:rFonts w:ascii="&amp;quot" w:hAnsi="&amp;quot"/>
                <w:color w:val="333333"/>
                <w:sz w:val="10"/>
                <w:szCs w:val="10"/>
              </w:rPr>
              <w:t xml:space="preserve"> </w:t>
            </w:r>
            <w:hyperlink r:id="rId42" w:anchor="comments" w:history="1">
              <w:r>
                <w:rPr>
                  <w:rStyle w:val="Hyperlink"/>
                  <w:rFonts w:ascii="&amp;quot" w:hAnsi="&amp;quot"/>
                  <w:color w:val="616161"/>
                  <w:sz w:val="10"/>
                  <w:szCs w:val="10"/>
                  <w:bdr w:val="none" w:sz="0" w:space="0" w:color="auto" w:frame="1"/>
                </w:rPr>
                <w:t>37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002EEC" w:rsidRDefault="00002EEC" w:rsidP="00002EEC">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 xml:space="preserve">Overview: </w:t>
            </w:r>
            <w:proofErr w:type="spellStart"/>
            <w:r>
              <w:rPr>
                <w:rFonts w:ascii="&amp;quot" w:hAnsi="&amp;quot"/>
                <w:color w:val="545252"/>
                <w:sz w:val="11"/>
                <w:szCs w:val="11"/>
              </w:rPr>
              <w:t>Testautomationguru</w:t>
            </w:r>
            <w:proofErr w:type="spellEnd"/>
            <w:r>
              <w:rPr>
                <w:rFonts w:ascii="&amp;quot" w:hAnsi="&amp;quot"/>
                <w:color w:val="545252"/>
                <w:sz w:val="11"/>
                <w:szCs w:val="11"/>
              </w:rPr>
              <w:t> already has few </w:t>
            </w:r>
            <w:proofErr w:type="spellStart"/>
            <w:r>
              <w:rPr>
                <w:rFonts w:ascii="&amp;quot" w:hAnsi="&amp;quot"/>
                <w:color w:val="545252"/>
                <w:sz w:val="11"/>
                <w:szCs w:val="11"/>
              </w:rPr>
              <w:t>docker</w:t>
            </w:r>
            <w:proofErr w:type="spellEnd"/>
            <w:r>
              <w:rPr>
                <w:rFonts w:ascii="&amp;quot" w:hAnsi="&amp;quot"/>
                <w:color w:val="545252"/>
                <w:sz w:val="11"/>
                <w:szCs w:val="11"/>
              </w:rPr>
              <w:t xml:space="preserve"> and selenium related articles which talks about setting up the </w:t>
            </w:r>
            <w:proofErr w:type="spellStart"/>
            <w:r>
              <w:rPr>
                <w:rFonts w:ascii="&amp;quot" w:hAnsi="&amp;quot"/>
                <w:color w:val="545252"/>
                <w:sz w:val="11"/>
                <w:szCs w:val="11"/>
              </w:rPr>
              <w:t>dockerized</w:t>
            </w:r>
            <w:proofErr w:type="spellEnd"/>
            <w:r>
              <w:rPr>
                <w:rFonts w:ascii="&amp;quot" w:hAnsi="&amp;quot"/>
                <w:color w:val="545252"/>
                <w:sz w:val="11"/>
                <w:szCs w:val="11"/>
              </w:rPr>
              <w:t xml:space="preserve"> selenium grid. Setting up </w:t>
            </w:r>
            <w:proofErr w:type="spellStart"/>
            <w:r>
              <w:rPr>
                <w:rFonts w:ascii="&amp;quot" w:hAnsi="&amp;quot"/>
                <w:color w:val="545252"/>
                <w:sz w:val="11"/>
                <w:szCs w:val="11"/>
              </w:rPr>
              <w:t>Dockerized</w:t>
            </w:r>
            <w:proofErr w:type="spellEnd"/>
            <w:r>
              <w:rPr>
                <w:rFonts w:ascii="&amp;quot" w:hAnsi="&amp;quot"/>
                <w:color w:val="545252"/>
                <w:sz w:val="11"/>
                <w:szCs w:val="11"/>
              </w:rPr>
              <w:t xml:space="preserve"> Selenium grid. Managing </w:t>
            </w:r>
            <w:proofErr w:type="spellStart"/>
            <w:r>
              <w:rPr>
                <w:rFonts w:ascii="&amp;quot" w:hAnsi="&amp;quot"/>
                <w:color w:val="545252"/>
                <w:sz w:val="11"/>
                <w:szCs w:val="11"/>
              </w:rPr>
              <w:t>Dockerized</w:t>
            </w:r>
            <w:proofErr w:type="spellEnd"/>
            <w:r>
              <w:rPr>
                <w:rFonts w:ascii="&amp;quot" w:hAnsi="&amp;quot"/>
                <w:color w:val="545252"/>
                <w:sz w:val="11"/>
                <w:szCs w:val="11"/>
              </w:rPr>
              <w:t xml:space="preserve"> Selenium Grid using </w:t>
            </w:r>
            <w:proofErr w:type="spellStart"/>
            <w:r>
              <w:rPr>
                <w:rFonts w:ascii="&amp;quot" w:hAnsi="&amp;quot"/>
                <w:color w:val="545252"/>
                <w:sz w:val="11"/>
                <w:szCs w:val="11"/>
              </w:rPr>
              <w:t>Arquillian</w:t>
            </w:r>
            <w:proofErr w:type="spellEnd"/>
            <w:r>
              <w:rPr>
                <w:rFonts w:ascii="&amp;quot" w:hAnsi="&amp;quot"/>
                <w:color w:val="545252"/>
                <w:sz w:val="11"/>
                <w:szCs w:val="11"/>
              </w:rPr>
              <w:t xml:space="preserve"> cube. Setting up </w:t>
            </w:r>
            <w:proofErr w:type="spellStart"/>
            <w:r>
              <w:rPr>
                <w:rFonts w:ascii="&amp;quot" w:hAnsi="&amp;quot"/>
                <w:color w:val="545252"/>
                <w:sz w:val="11"/>
                <w:szCs w:val="11"/>
              </w:rPr>
              <w:t>Dockerized</w:t>
            </w:r>
            <w:proofErr w:type="spellEnd"/>
            <w:r>
              <w:rPr>
                <w:rFonts w:ascii="&amp;quot" w:hAnsi="&amp;quot"/>
                <w:color w:val="545252"/>
                <w:sz w:val="11"/>
                <w:szCs w:val="11"/>
              </w:rPr>
              <w:t xml:space="preserve"> Selenium grid in AWS / Cloud using </w:t>
            </w:r>
            <w:proofErr w:type="spellStart"/>
            <w:r>
              <w:rPr>
                <w:rFonts w:ascii="&amp;quot" w:hAnsi="&amp;quot"/>
                <w:color w:val="545252"/>
                <w:sz w:val="11"/>
                <w:szCs w:val="11"/>
              </w:rPr>
              <w:t>RancherOS</w:t>
            </w:r>
            <w:proofErr w:type="spellEnd"/>
            <w:r>
              <w:rPr>
                <w:rFonts w:ascii="&amp;quot" w:hAnsi="&amp;quot"/>
                <w:color w:val="545252"/>
                <w:sz w:val="11"/>
                <w:szCs w:val="11"/>
              </w:rPr>
              <w:t xml:space="preserve"> Even if we have a selenium grid, we still need a host to run our tests – </w:t>
            </w:r>
            <w:proofErr w:type="spellStart"/>
            <w:r>
              <w:rPr>
                <w:rFonts w:ascii="&amp;quot" w:hAnsi="&amp;quot"/>
                <w:color w:val="545252"/>
                <w:sz w:val="11"/>
                <w:szCs w:val="11"/>
              </w:rPr>
              <w:t>ie</w:t>
            </w:r>
            <w:proofErr w:type="spellEnd"/>
            <w:r>
              <w:rPr>
                <w:rFonts w:ascii="&amp;quot" w:hAnsi="&amp;quot"/>
                <w:color w:val="545252"/>
                <w:sz w:val="11"/>
                <w:szCs w:val="11"/>
              </w:rPr>
              <w:t>.. a</w:t>
            </w:r>
          </w:p>
          <w:p w:rsidR="00002EEC" w:rsidRDefault="00002EEC" w:rsidP="00002EEC">
            <w:pPr>
              <w:shd w:val="clear" w:color="auto" w:fill="FFFFFF"/>
              <w:rPr>
                <w:rFonts w:ascii="&amp;quot" w:hAnsi="&amp;quot"/>
                <w:color w:val="333333"/>
                <w:sz w:val="10"/>
                <w:szCs w:val="10"/>
              </w:rPr>
            </w:pPr>
            <w:hyperlink r:id="rId43" w:tooltip="More" w:history="1">
              <w:r>
                <w:rPr>
                  <w:rStyle w:val="button"/>
                  <w:rFonts w:ascii="&amp;quot" w:hAnsi="&amp;quot"/>
                  <w:color w:val="FFFFFF"/>
                  <w:sz w:val="10"/>
                  <w:szCs w:val="10"/>
                  <w:bdr w:val="none" w:sz="0" w:space="0" w:color="auto" w:frame="1"/>
                  <w:shd w:val="clear" w:color="auto" w:fill="FF6644"/>
                </w:rPr>
                <w:t>Read More</w:t>
              </w:r>
              <w:r>
                <w:rPr>
                  <w:rStyle w:val="Hyperlink"/>
                  <w:rFonts w:ascii="&amp;quot" w:hAnsi="&amp;quot"/>
                  <w:color w:val="333333"/>
                  <w:sz w:val="10"/>
                  <w:szCs w:val="10"/>
                  <w:bdr w:val="none" w:sz="0" w:space="0" w:color="auto" w:frame="1"/>
                </w:rPr>
                <w:t xml:space="preserve"> </w:t>
              </w:r>
            </w:hyperlink>
          </w:p>
          <w:p w:rsidR="00002EEC" w:rsidRDefault="00002EEC" w:rsidP="00002EEC">
            <w:pPr>
              <w:pStyle w:val="Heading3"/>
              <w:spacing w:before="0" w:after="102" w:line="180" w:lineRule="atLeast"/>
              <w:jc w:val="center"/>
              <w:rPr>
                <w:rFonts w:ascii="&amp;quot" w:hAnsi="&amp;quot"/>
                <w:b w:val="0"/>
                <w:bCs w:val="0"/>
                <w:color w:val="616161"/>
                <w:sz w:val="15"/>
                <w:szCs w:val="15"/>
              </w:rPr>
            </w:pPr>
            <w:hyperlink r:id="rId44" w:history="1">
              <w:r>
                <w:rPr>
                  <w:rStyle w:val="Hyperlink"/>
                  <w:rFonts w:ascii="&amp;quot" w:hAnsi="&amp;quot"/>
                  <w:b w:val="0"/>
                  <w:bCs w:val="0"/>
                  <w:color w:val="616161"/>
                  <w:sz w:val="15"/>
                  <w:szCs w:val="15"/>
                  <w:bdr w:val="none" w:sz="0" w:space="0" w:color="auto" w:frame="1"/>
                </w:rPr>
                <w:t xml:space="preserve">Selenium </w:t>
              </w:r>
              <w:proofErr w:type="spellStart"/>
              <w:r>
                <w:rPr>
                  <w:rStyle w:val="Hyperlink"/>
                  <w:rFonts w:ascii="&amp;quot" w:hAnsi="&amp;quot"/>
                  <w:b w:val="0"/>
                  <w:bCs w:val="0"/>
                  <w:color w:val="616161"/>
                  <w:sz w:val="15"/>
                  <w:szCs w:val="15"/>
                  <w:bdr w:val="none" w:sz="0" w:space="0" w:color="auto" w:frame="1"/>
                </w:rPr>
                <w:t>WebDriver</w:t>
              </w:r>
              <w:proofErr w:type="spellEnd"/>
              <w:r>
                <w:rPr>
                  <w:rStyle w:val="Hyperlink"/>
                  <w:rFonts w:ascii="&amp;quot" w:hAnsi="&amp;quot"/>
                  <w:b w:val="0"/>
                  <w:bCs w:val="0"/>
                  <w:color w:val="616161"/>
                  <w:sz w:val="15"/>
                  <w:szCs w:val="15"/>
                  <w:bdr w:val="none" w:sz="0" w:space="0" w:color="auto" w:frame="1"/>
                </w:rPr>
                <w:t xml:space="preserve"> – How </w:t>
              </w:r>
              <w:proofErr w:type="gramStart"/>
              <w:r>
                <w:rPr>
                  <w:rStyle w:val="Hyperlink"/>
                  <w:rFonts w:ascii="&amp;quot" w:hAnsi="&amp;quot"/>
                  <w:b w:val="0"/>
                  <w:bCs w:val="0"/>
                  <w:color w:val="616161"/>
                  <w:sz w:val="15"/>
                  <w:szCs w:val="15"/>
                  <w:bdr w:val="none" w:sz="0" w:space="0" w:color="auto" w:frame="1"/>
                </w:rPr>
                <w:t>To</w:t>
              </w:r>
              <w:proofErr w:type="gramEnd"/>
              <w:r>
                <w:rPr>
                  <w:rStyle w:val="Hyperlink"/>
                  <w:rFonts w:ascii="&amp;quot" w:hAnsi="&amp;quot"/>
                  <w:b w:val="0"/>
                  <w:bCs w:val="0"/>
                  <w:color w:val="616161"/>
                  <w:sz w:val="15"/>
                  <w:szCs w:val="15"/>
                  <w:bdr w:val="none" w:sz="0" w:space="0" w:color="auto" w:frame="1"/>
                </w:rPr>
                <w:t xml:space="preserve"> Set Up </w:t>
              </w:r>
              <w:proofErr w:type="spellStart"/>
              <w:r>
                <w:rPr>
                  <w:rStyle w:val="Hyperlink"/>
                  <w:rFonts w:ascii="&amp;quot" w:hAnsi="&amp;quot"/>
                  <w:b w:val="0"/>
                  <w:bCs w:val="0"/>
                  <w:color w:val="616161"/>
                  <w:sz w:val="15"/>
                  <w:szCs w:val="15"/>
                  <w:bdr w:val="none" w:sz="0" w:space="0" w:color="auto" w:frame="1"/>
                </w:rPr>
                <w:t>Dockerized</w:t>
              </w:r>
              <w:proofErr w:type="spellEnd"/>
              <w:r>
                <w:rPr>
                  <w:rStyle w:val="Hyperlink"/>
                  <w:rFonts w:ascii="&amp;quot" w:hAnsi="&amp;quot"/>
                  <w:b w:val="0"/>
                  <w:bCs w:val="0"/>
                  <w:color w:val="616161"/>
                  <w:sz w:val="15"/>
                  <w:szCs w:val="15"/>
                  <w:bdr w:val="none" w:sz="0" w:space="0" w:color="auto" w:frame="1"/>
                </w:rPr>
                <w:t xml:space="preserve"> Selenium Grid in AWS / Cloud</w:t>
              </w:r>
            </w:hyperlink>
          </w:p>
          <w:p w:rsidR="00002EEC" w:rsidRDefault="00002EEC" w:rsidP="00002EEC">
            <w:pPr>
              <w:shd w:val="clear" w:color="auto" w:fill="FFFFFF"/>
              <w:jc w:val="center"/>
              <w:rPr>
                <w:rFonts w:ascii="&amp;quot" w:hAnsi="&amp;quot"/>
                <w:color w:val="333333"/>
                <w:sz w:val="10"/>
                <w:szCs w:val="10"/>
              </w:rPr>
            </w:pPr>
            <w:r>
              <w:rPr>
                <w:rStyle w:val="entry-date"/>
                <w:rFonts w:ascii="&amp;quot" w:hAnsi="&amp;quot"/>
                <w:color w:val="333333"/>
                <w:sz w:val="10"/>
                <w:szCs w:val="10"/>
              </w:rPr>
              <w:t>August 14, 2017</w:t>
            </w:r>
            <w:r>
              <w:rPr>
                <w:rFonts w:ascii="&amp;quot" w:hAnsi="&amp;quot"/>
                <w:color w:val="333333"/>
                <w:sz w:val="10"/>
                <w:szCs w:val="10"/>
              </w:rPr>
              <w:t xml:space="preserve"> </w:t>
            </w:r>
            <w:hyperlink r:id="rId45" w:anchor="comments" w:history="1">
              <w:r>
                <w:rPr>
                  <w:rStyle w:val="Hyperlink"/>
                  <w:rFonts w:ascii="&amp;quot" w:hAnsi="&amp;quot"/>
                  <w:color w:val="616161"/>
                  <w:sz w:val="10"/>
                  <w:szCs w:val="10"/>
                  <w:bdr w:val="none" w:sz="0" w:space="0" w:color="auto" w:frame="1"/>
                </w:rPr>
                <w:t>1 comment</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002EEC" w:rsidRDefault="00002EEC" w:rsidP="00002EEC">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 xml:space="preserve">Overview: We already have seen setting up </w:t>
            </w:r>
            <w:proofErr w:type="spellStart"/>
            <w:r>
              <w:rPr>
                <w:rFonts w:ascii="&amp;quot" w:hAnsi="&amp;quot"/>
                <w:color w:val="545252"/>
                <w:sz w:val="11"/>
                <w:szCs w:val="11"/>
              </w:rPr>
              <w:t>JMeter</w:t>
            </w:r>
            <w:proofErr w:type="spellEnd"/>
            <w:r>
              <w:rPr>
                <w:rFonts w:ascii="&amp;quot" w:hAnsi="&amp;quot"/>
                <w:color w:val="545252"/>
                <w:sz w:val="11"/>
                <w:szCs w:val="11"/>
              </w:rPr>
              <w:t xml:space="preserve"> Distributed Infrastructure using </w:t>
            </w:r>
            <w:proofErr w:type="spellStart"/>
            <w:r>
              <w:rPr>
                <w:rFonts w:ascii="&amp;quot" w:hAnsi="&amp;quot"/>
                <w:color w:val="545252"/>
                <w:sz w:val="11"/>
                <w:szCs w:val="11"/>
              </w:rPr>
              <w:t>RancherOS</w:t>
            </w:r>
            <w:proofErr w:type="spellEnd"/>
            <w:r>
              <w:rPr>
                <w:rFonts w:ascii="&amp;quot" w:hAnsi="&amp;quot"/>
                <w:color w:val="545252"/>
                <w:sz w:val="11"/>
                <w:szCs w:val="11"/>
              </w:rPr>
              <w:t xml:space="preserve">.  We will see how to manage </w:t>
            </w:r>
            <w:proofErr w:type="spellStart"/>
            <w:r>
              <w:rPr>
                <w:rFonts w:ascii="&amp;quot" w:hAnsi="&amp;quot"/>
                <w:color w:val="545252"/>
                <w:sz w:val="11"/>
                <w:szCs w:val="11"/>
              </w:rPr>
              <w:t>dockerized</w:t>
            </w:r>
            <w:proofErr w:type="spellEnd"/>
            <w:r>
              <w:rPr>
                <w:rFonts w:ascii="&amp;quot" w:hAnsi="&amp;quot"/>
                <w:color w:val="545252"/>
                <w:sz w:val="11"/>
                <w:szCs w:val="11"/>
              </w:rPr>
              <w:t xml:space="preserve"> selenium grid using </w:t>
            </w:r>
            <w:proofErr w:type="spellStart"/>
            <w:r>
              <w:rPr>
                <w:rFonts w:ascii="&amp;quot" w:hAnsi="&amp;quot"/>
                <w:color w:val="545252"/>
                <w:sz w:val="11"/>
                <w:szCs w:val="11"/>
              </w:rPr>
              <w:t>RancherOS</w:t>
            </w:r>
            <w:proofErr w:type="spellEnd"/>
            <w:r>
              <w:rPr>
                <w:rFonts w:ascii="&amp;quot" w:hAnsi="&amp;quot"/>
                <w:color w:val="545252"/>
                <w:sz w:val="11"/>
                <w:szCs w:val="11"/>
              </w:rPr>
              <w:t>. Rancher helps us to set up the grid in the local machine / AWS / any cloud. I would suggest you to read the above article on setting up the Rancher UI</w:t>
            </w:r>
          </w:p>
          <w:p w:rsidR="00002EEC" w:rsidRDefault="00002EEC" w:rsidP="00002EEC">
            <w:pPr>
              <w:pStyle w:val="Heading3"/>
              <w:spacing w:before="0" w:after="102" w:line="180" w:lineRule="atLeast"/>
              <w:jc w:val="center"/>
              <w:rPr>
                <w:rFonts w:ascii="&amp;quot" w:hAnsi="&amp;quot"/>
                <w:b w:val="0"/>
                <w:bCs w:val="0"/>
                <w:color w:val="616161"/>
                <w:sz w:val="15"/>
                <w:szCs w:val="15"/>
              </w:rPr>
            </w:pPr>
            <w:hyperlink r:id="rId46" w:history="1">
              <w:r>
                <w:rPr>
                  <w:rStyle w:val="Hyperlink"/>
                  <w:rFonts w:ascii="&amp;quot" w:hAnsi="&amp;quot"/>
                  <w:b w:val="0"/>
                  <w:bCs w:val="0"/>
                  <w:color w:val="616161"/>
                  <w:sz w:val="15"/>
                  <w:szCs w:val="15"/>
                  <w:bdr w:val="none" w:sz="0" w:space="0" w:color="auto" w:frame="1"/>
                </w:rPr>
                <w:t xml:space="preserve">Selenium </w:t>
              </w:r>
              <w:proofErr w:type="spellStart"/>
              <w:r>
                <w:rPr>
                  <w:rStyle w:val="Hyperlink"/>
                  <w:rFonts w:ascii="&amp;quot" w:hAnsi="&amp;quot"/>
                  <w:b w:val="0"/>
                  <w:bCs w:val="0"/>
                  <w:color w:val="616161"/>
                  <w:sz w:val="15"/>
                  <w:szCs w:val="15"/>
                  <w:bdr w:val="none" w:sz="0" w:space="0" w:color="auto" w:frame="1"/>
                </w:rPr>
                <w:t>WebDriver</w:t>
              </w:r>
              <w:proofErr w:type="spellEnd"/>
              <w:r>
                <w:rPr>
                  <w:rStyle w:val="Hyperlink"/>
                  <w:rFonts w:ascii="&amp;quot" w:hAnsi="&amp;quot"/>
                  <w:b w:val="0"/>
                  <w:bCs w:val="0"/>
                  <w:color w:val="616161"/>
                  <w:sz w:val="15"/>
                  <w:szCs w:val="15"/>
                  <w:bdr w:val="none" w:sz="0" w:space="0" w:color="auto" w:frame="1"/>
                </w:rPr>
                <w:t xml:space="preserve"> – Disposable Selenium Grid Infrastructure Setup using </w:t>
              </w:r>
              <w:proofErr w:type="spellStart"/>
              <w:r>
                <w:rPr>
                  <w:rStyle w:val="Hyperlink"/>
                  <w:rFonts w:ascii="&amp;quot" w:hAnsi="&amp;quot"/>
                  <w:b w:val="0"/>
                  <w:bCs w:val="0"/>
                  <w:color w:val="616161"/>
                  <w:sz w:val="15"/>
                  <w:szCs w:val="15"/>
                  <w:bdr w:val="none" w:sz="0" w:space="0" w:color="auto" w:frame="1"/>
                </w:rPr>
                <w:t>Zalenium</w:t>
              </w:r>
              <w:proofErr w:type="spellEnd"/>
            </w:hyperlink>
          </w:p>
          <w:p w:rsidR="00002EEC" w:rsidRDefault="00002EEC" w:rsidP="00002EEC">
            <w:pPr>
              <w:shd w:val="clear" w:color="auto" w:fill="FFFFFF"/>
              <w:jc w:val="center"/>
              <w:rPr>
                <w:rFonts w:ascii="&amp;quot" w:hAnsi="&amp;quot"/>
                <w:color w:val="333333"/>
                <w:sz w:val="10"/>
                <w:szCs w:val="10"/>
              </w:rPr>
            </w:pPr>
            <w:r>
              <w:rPr>
                <w:rStyle w:val="entry-date"/>
                <w:rFonts w:ascii="&amp;quot" w:hAnsi="&amp;quot"/>
                <w:color w:val="333333"/>
                <w:sz w:val="10"/>
                <w:szCs w:val="10"/>
              </w:rPr>
              <w:t>May 29, 2017</w:t>
            </w:r>
            <w:r>
              <w:rPr>
                <w:rFonts w:ascii="&amp;quot" w:hAnsi="&amp;quot"/>
                <w:color w:val="333333"/>
                <w:sz w:val="10"/>
                <w:szCs w:val="10"/>
              </w:rPr>
              <w:t xml:space="preserve"> </w:t>
            </w:r>
            <w:hyperlink r:id="rId47" w:anchor="respond" w:history="1">
              <w:r>
                <w:rPr>
                  <w:rStyle w:val="Hyperlink"/>
                  <w:rFonts w:ascii="&amp;quot" w:hAnsi="&amp;quot"/>
                  <w:color w:val="616161"/>
                  <w:sz w:val="10"/>
                  <w:szCs w:val="10"/>
                  <w:bdr w:val="none" w:sz="0" w:space="0" w:color="auto" w:frame="1"/>
                </w:rPr>
                <w:t>No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002EEC" w:rsidRDefault="00002EEC" w:rsidP="00002EEC">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 xml:space="preserve">Overview: We already have seen the challenges related to setting up the Selenium Grid infrastructure and how </w:t>
            </w:r>
            <w:proofErr w:type="spellStart"/>
            <w:r>
              <w:rPr>
                <w:rFonts w:ascii="&amp;quot" w:hAnsi="&amp;quot"/>
                <w:color w:val="545252"/>
                <w:sz w:val="11"/>
                <w:szCs w:val="11"/>
              </w:rPr>
              <w:t>docker</w:t>
            </w:r>
            <w:proofErr w:type="spellEnd"/>
            <w:r>
              <w:rPr>
                <w:rFonts w:ascii="&amp;quot" w:hAnsi="&amp;quot"/>
                <w:color w:val="545252"/>
                <w:sz w:val="11"/>
                <w:szCs w:val="11"/>
              </w:rPr>
              <w:t xml:space="preserve"> helps us in setting up a flexible/disposable/highly scalable selenium grid within few seconds in these articles below. </w:t>
            </w:r>
            <w:proofErr w:type="spellStart"/>
            <w:r>
              <w:rPr>
                <w:rFonts w:ascii="&amp;quot" w:hAnsi="&amp;quot"/>
                <w:color w:val="545252"/>
                <w:sz w:val="11"/>
                <w:szCs w:val="11"/>
              </w:rPr>
              <w:t>Docker</w:t>
            </w:r>
            <w:proofErr w:type="spellEnd"/>
            <w:r>
              <w:rPr>
                <w:rFonts w:ascii="&amp;quot" w:hAnsi="&amp;quot"/>
                <w:color w:val="545252"/>
                <w:sz w:val="11"/>
                <w:szCs w:val="11"/>
              </w:rPr>
              <w:t xml:space="preserve"> – Selenium Grid Setup </w:t>
            </w:r>
            <w:proofErr w:type="spellStart"/>
            <w:r>
              <w:rPr>
                <w:rFonts w:ascii="&amp;quot" w:hAnsi="&amp;quot"/>
                <w:color w:val="545252"/>
                <w:sz w:val="11"/>
                <w:szCs w:val="11"/>
              </w:rPr>
              <w:t>Arquillian</w:t>
            </w:r>
            <w:proofErr w:type="spellEnd"/>
            <w:r>
              <w:rPr>
                <w:rFonts w:ascii="&amp;quot" w:hAnsi="&amp;quot"/>
                <w:color w:val="545252"/>
                <w:sz w:val="11"/>
                <w:szCs w:val="11"/>
              </w:rPr>
              <w:t xml:space="preserve"> Cube – Managing </w:t>
            </w:r>
            <w:proofErr w:type="spellStart"/>
            <w:r>
              <w:rPr>
                <w:rFonts w:ascii="&amp;quot" w:hAnsi="&amp;quot"/>
                <w:color w:val="545252"/>
                <w:sz w:val="11"/>
                <w:szCs w:val="11"/>
              </w:rPr>
              <w:t>Dockerized</w:t>
            </w:r>
            <w:proofErr w:type="spellEnd"/>
            <w:r>
              <w:rPr>
                <w:rFonts w:ascii="&amp;quot" w:hAnsi="&amp;quot"/>
                <w:color w:val="545252"/>
                <w:sz w:val="11"/>
                <w:szCs w:val="11"/>
              </w:rPr>
              <w:t xml:space="preserve"> Selenium Grid In this article, We will see how </w:t>
            </w:r>
            <w:proofErr w:type="spellStart"/>
            <w:r>
              <w:rPr>
                <w:rFonts w:ascii="&amp;quot" w:hAnsi="&amp;quot"/>
                <w:color w:val="545252"/>
                <w:sz w:val="11"/>
                <w:szCs w:val="11"/>
              </w:rPr>
              <w:t>Zalenium</w:t>
            </w:r>
            <w:proofErr w:type="spellEnd"/>
          </w:p>
          <w:p w:rsidR="00002EEC" w:rsidRDefault="00002EEC" w:rsidP="00002EEC">
            <w:pPr>
              <w:shd w:val="clear" w:color="auto" w:fill="FFFFFF"/>
              <w:rPr>
                <w:rFonts w:ascii="&amp;quot" w:hAnsi="&amp;quot"/>
                <w:color w:val="333333"/>
                <w:sz w:val="10"/>
                <w:szCs w:val="10"/>
              </w:rPr>
            </w:pPr>
            <w:hyperlink r:id="rId48" w:tooltip="More" w:history="1">
              <w:r>
                <w:rPr>
                  <w:rStyle w:val="button"/>
                  <w:rFonts w:ascii="&amp;quot" w:hAnsi="&amp;quot"/>
                  <w:color w:val="FFFFFF"/>
                  <w:sz w:val="10"/>
                  <w:szCs w:val="10"/>
                  <w:bdr w:val="none" w:sz="0" w:space="0" w:color="auto" w:frame="1"/>
                  <w:shd w:val="clear" w:color="auto" w:fill="FF6644"/>
                </w:rPr>
                <w:t>Read More</w:t>
              </w:r>
              <w:r>
                <w:rPr>
                  <w:rStyle w:val="Hyperlink"/>
                  <w:rFonts w:ascii="&amp;quot" w:hAnsi="&amp;quot"/>
                  <w:color w:val="333333"/>
                  <w:sz w:val="10"/>
                  <w:szCs w:val="10"/>
                  <w:bdr w:val="none" w:sz="0" w:space="0" w:color="auto" w:frame="1"/>
                </w:rPr>
                <w:t xml:space="preserve"> </w:t>
              </w:r>
            </w:hyperlink>
          </w:p>
          <w:p w:rsidR="00002EEC" w:rsidRDefault="00002EEC" w:rsidP="00002EEC">
            <w:pPr>
              <w:rPr>
                <w:rFonts w:ascii="&amp;quot" w:hAnsi="&amp;quot"/>
                <w:color w:val="333333"/>
                <w:sz w:val="10"/>
                <w:szCs w:val="10"/>
              </w:rPr>
            </w:pPr>
            <w:r>
              <w:rPr>
                <w:rFonts w:ascii="&amp;quot" w:hAnsi="&amp;quot"/>
                <w:noProof/>
                <w:color w:val="333333"/>
                <w:sz w:val="10"/>
                <w:szCs w:val="10"/>
              </w:rPr>
              <w:drawing>
                <wp:inline distT="0" distB="0" distL="0" distR="0">
                  <wp:extent cx="6457315" cy="1828800"/>
                  <wp:effectExtent l="19050" t="0" r="635" b="0"/>
                  <wp:docPr id="22" name="Picture 22" descr="cube-sel-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be-sel-grid"/>
                          <pic:cNvPicPr>
                            <a:picLocks noChangeAspect="1" noChangeArrowheads="1"/>
                          </pic:cNvPicPr>
                        </pic:nvPicPr>
                        <pic:blipFill>
                          <a:blip r:embed="rId49" cstate="print"/>
                          <a:srcRect/>
                          <a:stretch>
                            <a:fillRect/>
                          </a:stretch>
                        </pic:blipFill>
                        <pic:spPr bwMode="auto">
                          <a:xfrm>
                            <a:off x="0" y="0"/>
                            <a:ext cx="6457315" cy="1828800"/>
                          </a:xfrm>
                          <a:prstGeom prst="rect">
                            <a:avLst/>
                          </a:prstGeom>
                          <a:noFill/>
                          <a:ln w="9525">
                            <a:noFill/>
                            <a:miter lim="800000"/>
                            <a:headEnd/>
                            <a:tailEnd/>
                          </a:ln>
                        </pic:spPr>
                      </pic:pic>
                    </a:graphicData>
                  </a:graphic>
                </wp:inline>
              </w:drawing>
            </w:r>
          </w:p>
          <w:p w:rsidR="00002EEC" w:rsidRDefault="00002EEC" w:rsidP="00002EEC">
            <w:pPr>
              <w:pStyle w:val="Heading3"/>
              <w:spacing w:before="0" w:after="102" w:line="180" w:lineRule="atLeast"/>
              <w:jc w:val="center"/>
              <w:rPr>
                <w:rFonts w:ascii="&amp;quot" w:hAnsi="&amp;quot"/>
                <w:b w:val="0"/>
                <w:bCs w:val="0"/>
                <w:color w:val="616161"/>
                <w:sz w:val="15"/>
                <w:szCs w:val="15"/>
              </w:rPr>
            </w:pPr>
            <w:hyperlink r:id="rId50" w:history="1">
              <w:r>
                <w:rPr>
                  <w:rStyle w:val="Hyperlink"/>
                  <w:rFonts w:ascii="&amp;quot" w:hAnsi="&amp;quot"/>
                  <w:b w:val="0"/>
                  <w:bCs w:val="0"/>
                  <w:color w:val="616161"/>
                  <w:sz w:val="15"/>
                  <w:szCs w:val="15"/>
                  <w:bdr w:val="none" w:sz="0" w:space="0" w:color="auto" w:frame="1"/>
                </w:rPr>
                <w:t xml:space="preserve">Selenium </w:t>
              </w:r>
              <w:proofErr w:type="spellStart"/>
              <w:r>
                <w:rPr>
                  <w:rStyle w:val="Hyperlink"/>
                  <w:rFonts w:ascii="&amp;quot" w:hAnsi="&amp;quot"/>
                  <w:b w:val="0"/>
                  <w:bCs w:val="0"/>
                  <w:color w:val="616161"/>
                  <w:sz w:val="15"/>
                  <w:szCs w:val="15"/>
                  <w:bdr w:val="none" w:sz="0" w:space="0" w:color="auto" w:frame="1"/>
                </w:rPr>
                <w:t>WebDriver</w:t>
              </w:r>
              <w:proofErr w:type="spellEnd"/>
              <w:r>
                <w:rPr>
                  <w:rStyle w:val="Hyperlink"/>
                  <w:rFonts w:ascii="&amp;quot" w:hAnsi="&amp;quot"/>
                  <w:b w:val="0"/>
                  <w:bCs w:val="0"/>
                  <w:color w:val="616161"/>
                  <w:sz w:val="15"/>
                  <w:szCs w:val="15"/>
                  <w:bdr w:val="none" w:sz="0" w:space="0" w:color="auto" w:frame="1"/>
                </w:rPr>
                <w:t xml:space="preserve"> – Managing Selenium Grid Infrastructure using </w:t>
              </w:r>
              <w:proofErr w:type="spellStart"/>
              <w:r>
                <w:rPr>
                  <w:rStyle w:val="Hyperlink"/>
                  <w:rFonts w:ascii="&amp;quot" w:hAnsi="&amp;quot"/>
                  <w:b w:val="0"/>
                  <w:bCs w:val="0"/>
                  <w:color w:val="616161"/>
                  <w:sz w:val="15"/>
                  <w:szCs w:val="15"/>
                  <w:bdr w:val="none" w:sz="0" w:space="0" w:color="auto" w:frame="1"/>
                </w:rPr>
                <w:t>Arquillian</w:t>
              </w:r>
              <w:proofErr w:type="spellEnd"/>
              <w:r>
                <w:rPr>
                  <w:rStyle w:val="Hyperlink"/>
                  <w:rFonts w:ascii="&amp;quot" w:hAnsi="&amp;quot"/>
                  <w:b w:val="0"/>
                  <w:bCs w:val="0"/>
                  <w:color w:val="616161"/>
                  <w:sz w:val="15"/>
                  <w:szCs w:val="15"/>
                  <w:bdr w:val="none" w:sz="0" w:space="0" w:color="auto" w:frame="1"/>
                </w:rPr>
                <w:t xml:space="preserve"> Cube</w:t>
              </w:r>
            </w:hyperlink>
          </w:p>
          <w:p w:rsidR="00002EEC" w:rsidRDefault="00002EEC" w:rsidP="00002EEC">
            <w:pPr>
              <w:shd w:val="clear" w:color="auto" w:fill="FFFFFF"/>
              <w:jc w:val="center"/>
              <w:rPr>
                <w:rFonts w:ascii="&amp;quot" w:hAnsi="&amp;quot"/>
                <w:color w:val="333333"/>
                <w:sz w:val="10"/>
                <w:szCs w:val="10"/>
              </w:rPr>
            </w:pPr>
            <w:r>
              <w:rPr>
                <w:rStyle w:val="entry-date"/>
                <w:rFonts w:ascii="&amp;quot" w:hAnsi="&amp;quot"/>
                <w:color w:val="333333"/>
                <w:sz w:val="10"/>
                <w:szCs w:val="10"/>
              </w:rPr>
              <w:t>April 24, 2017</w:t>
            </w:r>
            <w:r>
              <w:rPr>
                <w:rFonts w:ascii="&amp;quot" w:hAnsi="&amp;quot"/>
                <w:color w:val="333333"/>
                <w:sz w:val="10"/>
                <w:szCs w:val="10"/>
              </w:rPr>
              <w:t xml:space="preserve"> </w:t>
            </w:r>
            <w:hyperlink r:id="rId51" w:anchor="comments" w:history="1">
              <w:r>
                <w:rPr>
                  <w:rStyle w:val="Hyperlink"/>
                  <w:rFonts w:ascii="&amp;quot" w:hAnsi="&amp;quot"/>
                  <w:color w:val="616161"/>
                  <w:sz w:val="10"/>
                  <w:szCs w:val="10"/>
                  <w:bdr w:val="none" w:sz="0" w:space="0" w:color="auto" w:frame="1"/>
                </w:rPr>
                <w:t>10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002EEC" w:rsidRDefault="00002EEC" w:rsidP="00002EEC">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 xml:space="preserve">In the previous article, we saw how easily we could set up the selenium-grid infrastructure using </w:t>
            </w:r>
            <w:proofErr w:type="spellStart"/>
            <w:r>
              <w:rPr>
                <w:rFonts w:ascii="&amp;quot" w:hAnsi="&amp;quot"/>
                <w:color w:val="545252"/>
                <w:sz w:val="11"/>
                <w:szCs w:val="11"/>
              </w:rPr>
              <w:t>docker</w:t>
            </w:r>
            <w:proofErr w:type="spellEnd"/>
            <w:r>
              <w:rPr>
                <w:rFonts w:ascii="&amp;quot" w:hAnsi="&amp;quot"/>
                <w:color w:val="545252"/>
                <w:sz w:val="11"/>
                <w:szCs w:val="11"/>
              </w:rPr>
              <w:t xml:space="preserve">. By using </w:t>
            </w:r>
            <w:proofErr w:type="spellStart"/>
            <w:r>
              <w:rPr>
                <w:rFonts w:ascii="&amp;quot" w:hAnsi="&amp;quot"/>
                <w:color w:val="545252"/>
                <w:sz w:val="11"/>
                <w:szCs w:val="11"/>
              </w:rPr>
              <w:t>docker</w:t>
            </w:r>
            <w:proofErr w:type="spellEnd"/>
            <w:r>
              <w:rPr>
                <w:rFonts w:ascii="&amp;quot" w:hAnsi="&amp;quot"/>
                <w:color w:val="545252"/>
                <w:sz w:val="11"/>
                <w:szCs w:val="11"/>
              </w:rPr>
              <w:t>-compose file, we can setup the containers for the selenium grid. Then we can start our automated functional tests using the grid. Once the execution is done, we can issue a simple command to bring the entire selenium</w:t>
            </w:r>
          </w:p>
          <w:p w:rsidR="00002EEC" w:rsidRDefault="00002EEC" w:rsidP="00002EEC">
            <w:pPr>
              <w:shd w:val="clear" w:color="auto" w:fill="FFFFFF"/>
              <w:rPr>
                <w:rFonts w:ascii="&amp;quot" w:hAnsi="&amp;quot"/>
                <w:color w:val="333333"/>
                <w:sz w:val="10"/>
                <w:szCs w:val="10"/>
              </w:rPr>
            </w:pPr>
            <w:hyperlink r:id="rId52" w:tooltip="More" w:history="1">
              <w:r>
                <w:rPr>
                  <w:rStyle w:val="button"/>
                  <w:rFonts w:ascii="&amp;quot" w:hAnsi="&amp;quot"/>
                  <w:color w:val="FFFFFF"/>
                  <w:sz w:val="10"/>
                  <w:szCs w:val="10"/>
                  <w:bdr w:val="none" w:sz="0" w:space="0" w:color="auto" w:frame="1"/>
                  <w:shd w:val="clear" w:color="auto" w:fill="FF6644"/>
                </w:rPr>
                <w:t>Read More</w:t>
              </w:r>
              <w:r>
                <w:rPr>
                  <w:rStyle w:val="Hyperlink"/>
                  <w:rFonts w:ascii="&amp;quot" w:hAnsi="&amp;quot"/>
                  <w:color w:val="333333"/>
                  <w:sz w:val="10"/>
                  <w:szCs w:val="10"/>
                  <w:bdr w:val="none" w:sz="0" w:space="0" w:color="auto" w:frame="1"/>
                </w:rPr>
                <w:t xml:space="preserve"> </w:t>
              </w:r>
            </w:hyperlink>
          </w:p>
          <w:p w:rsidR="00002EEC" w:rsidRDefault="00002EEC" w:rsidP="00002EEC">
            <w:pPr>
              <w:rPr>
                <w:rFonts w:ascii="&amp;quot" w:hAnsi="&amp;quot"/>
                <w:color w:val="333333"/>
                <w:sz w:val="10"/>
                <w:szCs w:val="10"/>
              </w:rPr>
            </w:pPr>
            <w:r>
              <w:rPr>
                <w:rFonts w:ascii="&amp;quot" w:hAnsi="&amp;quot"/>
                <w:noProof/>
                <w:color w:val="333333"/>
                <w:sz w:val="10"/>
                <w:szCs w:val="10"/>
              </w:rPr>
              <w:lastRenderedPageBreak/>
              <w:drawing>
                <wp:inline distT="0" distB="0" distL="0" distR="0">
                  <wp:extent cx="7059295" cy="2847340"/>
                  <wp:effectExtent l="19050" t="0" r="8255" b="0"/>
                  <wp:docPr id="23" name="Picture 23" descr="grid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id001"/>
                          <pic:cNvPicPr>
                            <a:picLocks noChangeAspect="1" noChangeArrowheads="1"/>
                          </pic:cNvPicPr>
                        </pic:nvPicPr>
                        <pic:blipFill>
                          <a:blip r:embed="rId53" cstate="print"/>
                          <a:srcRect/>
                          <a:stretch>
                            <a:fillRect/>
                          </a:stretch>
                        </pic:blipFill>
                        <pic:spPr bwMode="auto">
                          <a:xfrm>
                            <a:off x="0" y="0"/>
                            <a:ext cx="7059295" cy="2847340"/>
                          </a:xfrm>
                          <a:prstGeom prst="rect">
                            <a:avLst/>
                          </a:prstGeom>
                          <a:noFill/>
                          <a:ln w="9525">
                            <a:noFill/>
                            <a:miter lim="800000"/>
                            <a:headEnd/>
                            <a:tailEnd/>
                          </a:ln>
                        </pic:spPr>
                      </pic:pic>
                    </a:graphicData>
                  </a:graphic>
                </wp:inline>
              </w:drawing>
            </w:r>
          </w:p>
          <w:p w:rsidR="00002EEC" w:rsidRDefault="00002EEC" w:rsidP="00002EEC">
            <w:pPr>
              <w:pStyle w:val="Heading3"/>
              <w:spacing w:before="0" w:after="102" w:line="180" w:lineRule="atLeast"/>
              <w:jc w:val="center"/>
              <w:rPr>
                <w:rFonts w:ascii="&amp;quot" w:hAnsi="&amp;quot"/>
                <w:b w:val="0"/>
                <w:bCs w:val="0"/>
                <w:color w:val="616161"/>
                <w:sz w:val="15"/>
                <w:szCs w:val="15"/>
              </w:rPr>
            </w:pPr>
            <w:hyperlink r:id="rId54" w:history="1">
              <w:r>
                <w:rPr>
                  <w:rStyle w:val="Hyperlink"/>
                  <w:rFonts w:ascii="&amp;quot" w:hAnsi="&amp;quot"/>
                  <w:b w:val="0"/>
                  <w:bCs w:val="0"/>
                  <w:color w:val="616161"/>
                  <w:sz w:val="15"/>
                  <w:szCs w:val="15"/>
                  <w:bdr w:val="none" w:sz="0" w:space="0" w:color="auto" w:frame="1"/>
                </w:rPr>
                <w:t xml:space="preserve">Selenium </w:t>
              </w:r>
              <w:proofErr w:type="spellStart"/>
              <w:r>
                <w:rPr>
                  <w:rStyle w:val="Hyperlink"/>
                  <w:rFonts w:ascii="&amp;quot" w:hAnsi="&amp;quot"/>
                  <w:b w:val="0"/>
                  <w:bCs w:val="0"/>
                  <w:color w:val="616161"/>
                  <w:sz w:val="15"/>
                  <w:szCs w:val="15"/>
                  <w:bdr w:val="none" w:sz="0" w:space="0" w:color="auto" w:frame="1"/>
                </w:rPr>
                <w:t>WebDriver</w:t>
              </w:r>
              <w:proofErr w:type="spellEnd"/>
              <w:r>
                <w:rPr>
                  <w:rStyle w:val="Hyperlink"/>
                  <w:rFonts w:ascii="&amp;quot" w:hAnsi="&amp;quot"/>
                  <w:b w:val="0"/>
                  <w:bCs w:val="0"/>
                  <w:color w:val="616161"/>
                  <w:sz w:val="15"/>
                  <w:szCs w:val="15"/>
                  <w:bdr w:val="none" w:sz="0" w:space="0" w:color="auto" w:frame="1"/>
                </w:rPr>
                <w:t xml:space="preserve"> – How </w:t>
              </w:r>
              <w:proofErr w:type="gramStart"/>
              <w:r>
                <w:rPr>
                  <w:rStyle w:val="Hyperlink"/>
                  <w:rFonts w:ascii="&amp;quot" w:hAnsi="&amp;quot"/>
                  <w:b w:val="0"/>
                  <w:bCs w:val="0"/>
                  <w:color w:val="616161"/>
                  <w:sz w:val="15"/>
                  <w:szCs w:val="15"/>
                  <w:bdr w:val="none" w:sz="0" w:space="0" w:color="auto" w:frame="1"/>
                </w:rPr>
                <w:t>To Create A</w:t>
              </w:r>
              <w:proofErr w:type="gramEnd"/>
              <w:r>
                <w:rPr>
                  <w:rStyle w:val="Hyperlink"/>
                  <w:rFonts w:ascii="&amp;quot" w:hAnsi="&amp;quot"/>
                  <w:b w:val="0"/>
                  <w:bCs w:val="0"/>
                  <w:color w:val="616161"/>
                  <w:sz w:val="15"/>
                  <w:szCs w:val="15"/>
                  <w:bdr w:val="none" w:sz="0" w:space="0" w:color="auto" w:frame="1"/>
                </w:rPr>
                <w:t xml:space="preserve"> Disposable Selenium Grid Infrastructure using </w:t>
              </w:r>
              <w:proofErr w:type="spellStart"/>
              <w:r>
                <w:rPr>
                  <w:rStyle w:val="Hyperlink"/>
                  <w:rFonts w:ascii="&amp;quot" w:hAnsi="&amp;quot"/>
                  <w:b w:val="0"/>
                  <w:bCs w:val="0"/>
                  <w:color w:val="616161"/>
                  <w:sz w:val="15"/>
                  <w:szCs w:val="15"/>
                  <w:bdr w:val="none" w:sz="0" w:space="0" w:color="auto" w:frame="1"/>
                </w:rPr>
                <w:t>Docker</w:t>
              </w:r>
              <w:proofErr w:type="spellEnd"/>
            </w:hyperlink>
          </w:p>
          <w:p w:rsidR="00002EEC" w:rsidRDefault="00002EEC" w:rsidP="00002EEC">
            <w:pPr>
              <w:shd w:val="clear" w:color="auto" w:fill="FFFFFF"/>
              <w:jc w:val="center"/>
              <w:rPr>
                <w:rFonts w:ascii="&amp;quot" w:hAnsi="&amp;quot"/>
                <w:color w:val="333333"/>
                <w:sz w:val="10"/>
                <w:szCs w:val="10"/>
              </w:rPr>
            </w:pPr>
            <w:r>
              <w:rPr>
                <w:rStyle w:val="entry-date"/>
                <w:rFonts w:ascii="&amp;quot" w:hAnsi="&amp;quot"/>
                <w:color w:val="333333"/>
                <w:sz w:val="10"/>
                <w:szCs w:val="10"/>
              </w:rPr>
              <w:t>April 17, 2017</w:t>
            </w:r>
            <w:r>
              <w:rPr>
                <w:rFonts w:ascii="&amp;quot" w:hAnsi="&amp;quot"/>
                <w:color w:val="333333"/>
                <w:sz w:val="10"/>
                <w:szCs w:val="10"/>
              </w:rPr>
              <w:t xml:space="preserve"> </w:t>
            </w:r>
            <w:hyperlink r:id="rId55" w:anchor="comments" w:history="1">
              <w:r>
                <w:rPr>
                  <w:rStyle w:val="Hyperlink"/>
                  <w:rFonts w:ascii="&amp;quot" w:hAnsi="&amp;quot"/>
                  <w:color w:val="616161"/>
                  <w:sz w:val="10"/>
                  <w:szCs w:val="10"/>
                  <w:bdr w:val="none" w:sz="0" w:space="0" w:color="auto" w:frame="1"/>
                </w:rPr>
                <w:t>6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002EEC" w:rsidRDefault="00002EEC" w:rsidP="00002EEC">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Selenium Grid – Overview: Selenium Grid is used to run our tests on different OS/browsers in parallel. It basically uses master-slaves (or hub-nodes) concept – where there is one master/hub and there are few slaves/nodes registered to the master/hub. When we send our tests to the master/hub for execution, based on the browser/OS requirements of</w:t>
            </w:r>
          </w:p>
          <w:p w:rsidR="00002EEC" w:rsidRDefault="00002EEC" w:rsidP="00002EEC">
            <w:pPr>
              <w:shd w:val="clear" w:color="auto" w:fill="FFFFFF"/>
              <w:rPr>
                <w:rFonts w:ascii="&amp;quot" w:hAnsi="&amp;quot"/>
                <w:color w:val="333333"/>
                <w:sz w:val="10"/>
                <w:szCs w:val="10"/>
              </w:rPr>
            </w:pPr>
            <w:hyperlink r:id="rId56" w:tooltip="More" w:history="1">
              <w:r>
                <w:rPr>
                  <w:rStyle w:val="button"/>
                  <w:rFonts w:ascii="&amp;quot" w:hAnsi="&amp;quot"/>
                  <w:color w:val="FFFFFF"/>
                  <w:sz w:val="10"/>
                  <w:szCs w:val="10"/>
                  <w:bdr w:val="none" w:sz="0" w:space="0" w:color="auto" w:frame="1"/>
                  <w:shd w:val="clear" w:color="auto" w:fill="FF6644"/>
                </w:rPr>
                <w:t>Read More</w:t>
              </w:r>
              <w:r>
                <w:rPr>
                  <w:rStyle w:val="Hyperlink"/>
                  <w:rFonts w:ascii="&amp;quot" w:hAnsi="&amp;quot"/>
                  <w:color w:val="333333"/>
                  <w:sz w:val="10"/>
                  <w:szCs w:val="10"/>
                  <w:bdr w:val="none" w:sz="0" w:space="0" w:color="auto" w:frame="1"/>
                </w:rPr>
                <w:t xml:space="preserve"> </w:t>
              </w:r>
            </w:hyperlink>
          </w:p>
          <w:p w:rsidR="00002EEC" w:rsidRDefault="00002EEC" w:rsidP="00002EEC">
            <w:pPr>
              <w:rPr>
                <w:rFonts w:ascii="&amp;quot" w:hAnsi="&amp;quot"/>
                <w:color w:val="333333"/>
                <w:sz w:val="10"/>
                <w:szCs w:val="10"/>
              </w:rPr>
            </w:pPr>
            <w:r>
              <w:rPr>
                <w:rFonts w:ascii="&amp;quot" w:hAnsi="&amp;quot"/>
                <w:noProof/>
                <w:color w:val="333333"/>
                <w:sz w:val="10"/>
                <w:szCs w:val="10"/>
              </w:rPr>
              <w:drawing>
                <wp:inline distT="0" distB="0" distL="0" distR="0">
                  <wp:extent cx="8953500" cy="2153920"/>
                  <wp:effectExtent l="19050" t="0" r="0" b="0"/>
                  <wp:docPr id="24" name="Picture 24" descr="rancher-creates-ho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ancher-creates-hosts"/>
                          <pic:cNvPicPr>
                            <a:picLocks noChangeAspect="1" noChangeArrowheads="1"/>
                          </pic:cNvPicPr>
                        </pic:nvPicPr>
                        <pic:blipFill>
                          <a:blip r:embed="rId57" cstate="print"/>
                          <a:srcRect/>
                          <a:stretch>
                            <a:fillRect/>
                          </a:stretch>
                        </pic:blipFill>
                        <pic:spPr bwMode="auto">
                          <a:xfrm>
                            <a:off x="0" y="0"/>
                            <a:ext cx="8953500" cy="2153920"/>
                          </a:xfrm>
                          <a:prstGeom prst="rect">
                            <a:avLst/>
                          </a:prstGeom>
                          <a:noFill/>
                          <a:ln w="9525">
                            <a:noFill/>
                            <a:miter lim="800000"/>
                            <a:headEnd/>
                            <a:tailEnd/>
                          </a:ln>
                        </pic:spPr>
                      </pic:pic>
                    </a:graphicData>
                  </a:graphic>
                </wp:inline>
              </w:drawing>
            </w:r>
          </w:p>
          <w:p w:rsidR="00002EEC" w:rsidRDefault="00002EEC" w:rsidP="00002EEC">
            <w:pPr>
              <w:pStyle w:val="Heading3"/>
              <w:spacing w:before="0" w:after="102" w:line="180" w:lineRule="atLeast"/>
              <w:jc w:val="center"/>
              <w:rPr>
                <w:rFonts w:ascii="&amp;quot" w:hAnsi="&amp;quot"/>
                <w:b w:val="0"/>
                <w:bCs w:val="0"/>
                <w:color w:val="616161"/>
                <w:sz w:val="15"/>
                <w:szCs w:val="15"/>
              </w:rPr>
            </w:pPr>
            <w:hyperlink r:id="rId58" w:history="1">
              <w:proofErr w:type="spellStart"/>
              <w:r>
                <w:rPr>
                  <w:rStyle w:val="Hyperlink"/>
                  <w:rFonts w:ascii="&amp;quot" w:hAnsi="&amp;quot"/>
                  <w:b w:val="0"/>
                  <w:bCs w:val="0"/>
                  <w:color w:val="616161"/>
                  <w:sz w:val="15"/>
                  <w:szCs w:val="15"/>
                  <w:bdr w:val="none" w:sz="0" w:space="0" w:color="auto" w:frame="1"/>
                </w:rPr>
                <w:t>JMeter</w:t>
              </w:r>
              <w:proofErr w:type="spellEnd"/>
              <w:r>
                <w:rPr>
                  <w:rStyle w:val="Hyperlink"/>
                  <w:rFonts w:ascii="&amp;quot" w:hAnsi="&amp;quot"/>
                  <w:b w:val="0"/>
                  <w:bCs w:val="0"/>
                  <w:color w:val="616161"/>
                  <w:sz w:val="15"/>
                  <w:szCs w:val="15"/>
                  <w:bdr w:val="none" w:sz="0" w:space="0" w:color="auto" w:frame="1"/>
                </w:rPr>
                <w:t xml:space="preserve"> – Distributed Load Testing using </w:t>
              </w:r>
              <w:proofErr w:type="spellStart"/>
              <w:r>
                <w:rPr>
                  <w:rStyle w:val="Hyperlink"/>
                  <w:rFonts w:ascii="&amp;quot" w:hAnsi="&amp;quot"/>
                  <w:b w:val="0"/>
                  <w:bCs w:val="0"/>
                  <w:color w:val="616161"/>
                  <w:sz w:val="15"/>
                  <w:szCs w:val="15"/>
                  <w:bdr w:val="none" w:sz="0" w:space="0" w:color="auto" w:frame="1"/>
                </w:rPr>
                <w:t>Docker</w:t>
              </w:r>
              <w:proofErr w:type="spellEnd"/>
              <w:r>
                <w:rPr>
                  <w:rStyle w:val="Hyperlink"/>
                  <w:rFonts w:ascii="&amp;quot" w:hAnsi="&amp;quot"/>
                  <w:b w:val="0"/>
                  <w:bCs w:val="0"/>
                  <w:color w:val="616161"/>
                  <w:sz w:val="15"/>
                  <w:szCs w:val="15"/>
                  <w:bdr w:val="none" w:sz="0" w:space="0" w:color="auto" w:frame="1"/>
                </w:rPr>
                <w:t xml:space="preserve"> + </w:t>
              </w:r>
              <w:proofErr w:type="spellStart"/>
              <w:r>
                <w:rPr>
                  <w:rStyle w:val="Hyperlink"/>
                  <w:rFonts w:ascii="&amp;quot" w:hAnsi="&amp;quot"/>
                  <w:b w:val="0"/>
                  <w:bCs w:val="0"/>
                  <w:color w:val="616161"/>
                  <w:sz w:val="15"/>
                  <w:szCs w:val="15"/>
                  <w:bdr w:val="none" w:sz="0" w:space="0" w:color="auto" w:frame="1"/>
                </w:rPr>
                <w:t>RancherOS</w:t>
              </w:r>
              <w:proofErr w:type="spellEnd"/>
              <w:r>
                <w:rPr>
                  <w:rStyle w:val="Hyperlink"/>
                  <w:rFonts w:ascii="&amp;quot" w:hAnsi="&amp;quot"/>
                  <w:b w:val="0"/>
                  <w:bCs w:val="0"/>
                  <w:color w:val="616161"/>
                  <w:sz w:val="15"/>
                  <w:szCs w:val="15"/>
                  <w:bdr w:val="none" w:sz="0" w:space="0" w:color="auto" w:frame="1"/>
                </w:rPr>
                <w:t xml:space="preserve"> in Cloud</w:t>
              </w:r>
            </w:hyperlink>
          </w:p>
          <w:p w:rsidR="00002EEC" w:rsidRDefault="00002EEC" w:rsidP="00002EEC">
            <w:pPr>
              <w:shd w:val="clear" w:color="auto" w:fill="FFFFFF"/>
              <w:jc w:val="center"/>
              <w:rPr>
                <w:rFonts w:ascii="&amp;quot" w:hAnsi="&amp;quot"/>
                <w:color w:val="333333"/>
                <w:sz w:val="10"/>
                <w:szCs w:val="10"/>
              </w:rPr>
            </w:pPr>
            <w:r>
              <w:rPr>
                <w:rStyle w:val="entry-date"/>
                <w:rFonts w:ascii="&amp;quot" w:hAnsi="&amp;quot"/>
                <w:color w:val="333333"/>
                <w:sz w:val="10"/>
                <w:szCs w:val="10"/>
              </w:rPr>
              <w:t>December 19, 2016</w:t>
            </w:r>
            <w:r>
              <w:rPr>
                <w:rFonts w:ascii="&amp;quot" w:hAnsi="&amp;quot"/>
                <w:color w:val="333333"/>
                <w:sz w:val="10"/>
                <w:szCs w:val="10"/>
              </w:rPr>
              <w:t xml:space="preserve"> </w:t>
            </w:r>
            <w:hyperlink r:id="rId59" w:anchor="respond" w:history="1">
              <w:r>
                <w:rPr>
                  <w:rStyle w:val="Hyperlink"/>
                  <w:rFonts w:ascii="&amp;quot" w:hAnsi="&amp;quot"/>
                  <w:color w:val="616161"/>
                  <w:sz w:val="10"/>
                  <w:szCs w:val="10"/>
                  <w:bdr w:val="none" w:sz="0" w:space="0" w:color="auto" w:frame="1"/>
                </w:rPr>
                <w:t>No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002EEC" w:rsidRDefault="00002EEC" w:rsidP="00002EEC">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 xml:space="preserve">Setting up the </w:t>
            </w:r>
            <w:proofErr w:type="spellStart"/>
            <w:r>
              <w:rPr>
                <w:rFonts w:ascii="&amp;quot" w:hAnsi="&amp;quot"/>
                <w:color w:val="545252"/>
                <w:sz w:val="11"/>
                <w:szCs w:val="11"/>
              </w:rPr>
              <w:t>JMeter</w:t>
            </w:r>
            <w:proofErr w:type="spellEnd"/>
            <w:r>
              <w:rPr>
                <w:rFonts w:ascii="&amp;quot" w:hAnsi="&amp;quot"/>
                <w:color w:val="545252"/>
                <w:sz w:val="11"/>
                <w:szCs w:val="11"/>
              </w:rPr>
              <w:t xml:space="preserve"> distributed test infrastructure for the performance testing is not very easy! We already have seen that </w:t>
            </w:r>
            <w:proofErr w:type="spellStart"/>
            <w:r>
              <w:rPr>
                <w:rFonts w:ascii="&amp;quot" w:hAnsi="&amp;quot"/>
                <w:color w:val="545252"/>
                <w:sz w:val="11"/>
                <w:szCs w:val="11"/>
              </w:rPr>
              <w:t>Docker</w:t>
            </w:r>
            <w:proofErr w:type="spellEnd"/>
            <w:r>
              <w:rPr>
                <w:rFonts w:ascii="&amp;quot" w:hAnsi="&amp;quot"/>
                <w:color w:val="545252"/>
                <w:sz w:val="11"/>
                <w:szCs w:val="11"/>
              </w:rPr>
              <w:t xml:space="preserve"> can help us here in setting up the infrastructure. If you have not read the articles of </w:t>
            </w:r>
            <w:proofErr w:type="spellStart"/>
            <w:r>
              <w:rPr>
                <w:rFonts w:ascii="&amp;quot" w:hAnsi="&amp;quot"/>
                <w:color w:val="545252"/>
                <w:sz w:val="11"/>
                <w:szCs w:val="11"/>
              </w:rPr>
              <w:t>TestAutomationGuru</w:t>
            </w:r>
            <w:proofErr w:type="spellEnd"/>
            <w:r>
              <w:rPr>
                <w:rFonts w:ascii="&amp;quot" w:hAnsi="&amp;quot"/>
                <w:color w:val="545252"/>
                <w:sz w:val="11"/>
                <w:szCs w:val="11"/>
              </w:rPr>
              <w:t xml:space="preserve">, I would suggest you to check these. Distributed Load Testing using </w:t>
            </w:r>
            <w:proofErr w:type="spellStart"/>
            <w:r>
              <w:rPr>
                <w:rFonts w:ascii="&amp;quot" w:hAnsi="&amp;quot"/>
                <w:color w:val="545252"/>
                <w:sz w:val="11"/>
                <w:szCs w:val="11"/>
              </w:rPr>
              <w:t>Docker</w:t>
            </w:r>
            <w:proofErr w:type="spellEnd"/>
            <w:r>
              <w:rPr>
                <w:rFonts w:ascii="&amp;quot" w:hAnsi="&amp;quot"/>
                <w:color w:val="545252"/>
                <w:sz w:val="11"/>
                <w:szCs w:val="11"/>
              </w:rPr>
              <w:t xml:space="preserve"> Distributed Load Testing using</w:t>
            </w:r>
          </w:p>
          <w:p w:rsidR="00002EEC" w:rsidRDefault="00002EEC" w:rsidP="00002EEC">
            <w:pPr>
              <w:shd w:val="clear" w:color="auto" w:fill="FFFFFF"/>
              <w:rPr>
                <w:rFonts w:ascii="&amp;quot" w:hAnsi="&amp;quot"/>
                <w:color w:val="333333"/>
                <w:sz w:val="10"/>
                <w:szCs w:val="10"/>
              </w:rPr>
            </w:pPr>
            <w:hyperlink r:id="rId60" w:tooltip="More" w:history="1">
              <w:r>
                <w:rPr>
                  <w:rStyle w:val="button"/>
                  <w:rFonts w:ascii="&amp;quot" w:hAnsi="&amp;quot"/>
                  <w:color w:val="FFFFFF"/>
                  <w:sz w:val="10"/>
                  <w:szCs w:val="10"/>
                  <w:bdr w:val="none" w:sz="0" w:space="0" w:color="auto" w:frame="1"/>
                  <w:shd w:val="clear" w:color="auto" w:fill="FF6644"/>
                </w:rPr>
                <w:t>Read More</w:t>
              </w:r>
              <w:r>
                <w:rPr>
                  <w:rStyle w:val="Hyperlink"/>
                  <w:rFonts w:ascii="&amp;quot" w:hAnsi="&amp;quot"/>
                  <w:color w:val="333333"/>
                  <w:sz w:val="10"/>
                  <w:szCs w:val="10"/>
                  <w:bdr w:val="none" w:sz="0" w:space="0" w:color="auto" w:frame="1"/>
                </w:rPr>
                <w:t xml:space="preserve"> </w:t>
              </w:r>
            </w:hyperlink>
          </w:p>
          <w:p w:rsidR="00002EEC" w:rsidRDefault="00002EEC" w:rsidP="00002EEC">
            <w:pPr>
              <w:rPr>
                <w:rFonts w:ascii="&amp;quot" w:hAnsi="&amp;quot"/>
                <w:color w:val="333333"/>
                <w:sz w:val="10"/>
                <w:szCs w:val="10"/>
              </w:rPr>
            </w:pPr>
            <w:r>
              <w:rPr>
                <w:rFonts w:ascii="&amp;quot" w:hAnsi="&amp;quot"/>
                <w:noProof/>
                <w:color w:val="333333"/>
                <w:sz w:val="10"/>
                <w:szCs w:val="10"/>
              </w:rPr>
              <w:drawing>
                <wp:inline distT="0" distB="0" distL="0" distR="0">
                  <wp:extent cx="6955790" cy="1924050"/>
                  <wp:effectExtent l="19050" t="0" r="0" b="0"/>
                  <wp:docPr id="25" name="Picture 25" descr="jm-redis-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m-redis-06"/>
                          <pic:cNvPicPr>
                            <a:picLocks noChangeAspect="1" noChangeArrowheads="1"/>
                          </pic:cNvPicPr>
                        </pic:nvPicPr>
                        <pic:blipFill>
                          <a:blip r:embed="rId61" cstate="print"/>
                          <a:srcRect/>
                          <a:stretch>
                            <a:fillRect/>
                          </a:stretch>
                        </pic:blipFill>
                        <pic:spPr bwMode="auto">
                          <a:xfrm>
                            <a:off x="0" y="0"/>
                            <a:ext cx="6955790" cy="1924050"/>
                          </a:xfrm>
                          <a:prstGeom prst="rect">
                            <a:avLst/>
                          </a:prstGeom>
                          <a:noFill/>
                          <a:ln w="9525">
                            <a:noFill/>
                            <a:miter lim="800000"/>
                            <a:headEnd/>
                            <a:tailEnd/>
                          </a:ln>
                        </pic:spPr>
                      </pic:pic>
                    </a:graphicData>
                  </a:graphic>
                </wp:inline>
              </w:drawing>
            </w:r>
          </w:p>
          <w:p w:rsidR="00002EEC" w:rsidRDefault="00002EEC" w:rsidP="00002EEC">
            <w:pPr>
              <w:pStyle w:val="Heading3"/>
              <w:spacing w:before="0" w:after="102" w:line="180" w:lineRule="atLeast"/>
              <w:jc w:val="center"/>
              <w:rPr>
                <w:rFonts w:ascii="&amp;quot" w:hAnsi="&amp;quot"/>
                <w:b w:val="0"/>
                <w:bCs w:val="0"/>
                <w:color w:val="616161"/>
                <w:sz w:val="15"/>
                <w:szCs w:val="15"/>
              </w:rPr>
            </w:pPr>
            <w:hyperlink r:id="rId62" w:history="1">
              <w:proofErr w:type="spellStart"/>
              <w:r>
                <w:rPr>
                  <w:rStyle w:val="Hyperlink"/>
                  <w:rFonts w:ascii="&amp;quot" w:hAnsi="&amp;quot"/>
                  <w:b w:val="0"/>
                  <w:bCs w:val="0"/>
                  <w:color w:val="616161"/>
                  <w:sz w:val="15"/>
                  <w:szCs w:val="15"/>
                  <w:bdr w:val="none" w:sz="0" w:space="0" w:color="auto" w:frame="1"/>
                </w:rPr>
                <w:t>JMeter</w:t>
              </w:r>
              <w:proofErr w:type="spellEnd"/>
              <w:r>
                <w:rPr>
                  <w:rStyle w:val="Hyperlink"/>
                  <w:rFonts w:ascii="&amp;quot" w:hAnsi="&amp;quot"/>
                  <w:b w:val="0"/>
                  <w:bCs w:val="0"/>
                  <w:color w:val="616161"/>
                  <w:sz w:val="15"/>
                  <w:szCs w:val="15"/>
                  <w:bdr w:val="none" w:sz="0" w:space="0" w:color="auto" w:frame="1"/>
                </w:rPr>
                <w:t xml:space="preserve"> – How To Share Data </w:t>
              </w:r>
              <w:proofErr w:type="gramStart"/>
              <w:r>
                <w:rPr>
                  <w:rStyle w:val="Hyperlink"/>
                  <w:rFonts w:ascii="&amp;quot" w:hAnsi="&amp;quot"/>
                  <w:b w:val="0"/>
                  <w:bCs w:val="0"/>
                  <w:color w:val="616161"/>
                  <w:sz w:val="15"/>
                  <w:szCs w:val="15"/>
                  <w:bdr w:val="none" w:sz="0" w:space="0" w:color="auto" w:frame="1"/>
                </w:rPr>
                <w:t>In</w:t>
              </w:r>
              <w:proofErr w:type="gramEnd"/>
              <w:r>
                <w:rPr>
                  <w:rStyle w:val="Hyperlink"/>
                  <w:rFonts w:ascii="&amp;quot" w:hAnsi="&amp;quot"/>
                  <w:b w:val="0"/>
                  <w:bCs w:val="0"/>
                  <w:color w:val="616161"/>
                  <w:sz w:val="15"/>
                  <w:szCs w:val="15"/>
                  <w:bdr w:val="none" w:sz="0" w:space="0" w:color="auto" w:frame="1"/>
                </w:rPr>
                <w:t xml:space="preserve"> Distributed Load Testing</w:t>
              </w:r>
            </w:hyperlink>
          </w:p>
          <w:p w:rsidR="00002EEC" w:rsidRDefault="00002EEC" w:rsidP="00002EEC">
            <w:pPr>
              <w:shd w:val="clear" w:color="auto" w:fill="FFFFFF"/>
              <w:jc w:val="center"/>
              <w:rPr>
                <w:rFonts w:ascii="&amp;quot" w:hAnsi="&amp;quot"/>
                <w:color w:val="333333"/>
                <w:sz w:val="10"/>
                <w:szCs w:val="10"/>
              </w:rPr>
            </w:pPr>
            <w:r>
              <w:rPr>
                <w:rStyle w:val="entry-date"/>
                <w:rFonts w:ascii="&amp;quot" w:hAnsi="&amp;quot"/>
                <w:color w:val="333333"/>
                <w:sz w:val="10"/>
                <w:szCs w:val="10"/>
              </w:rPr>
              <w:t>October 17, 2016</w:t>
            </w:r>
            <w:r>
              <w:rPr>
                <w:rFonts w:ascii="&amp;quot" w:hAnsi="&amp;quot"/>
                <w:color w:val="333333"/>
                <w:sz w:val="10"/>
                <w:szCs w:val="10"/>
              </w:rPr>
              <w:t xml:space="preserve"> </w:t>
            </w:r>
            <w:hyperlink r:id="rId63" w:anchor="comments" w:history="1">
              <w:r>
                <w:rPr>
                  <w:rStyle w:val="Hyperlink"/>
                  <w:rFonts w:ascii="&amp;quot" w:hAnsi="&amp;quot"/>
                  <w:color w:val="616161"/>
                  <w:sz w:val="10"/>
                  <w:szCs w:val="10"/>
                  <w:bdr w:val="none" w:sz="0" w:space="0" w:color="auto" w:frame="1"/>
                </w:rPr>
                <w:t>4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002EEC" w:rsidRDefault="00002EEC" w:rsidP="00002EEC">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 xml:space="preserve">In this article, I would like to show how we can share data among all the </w:t>
            </w:r>
            <w:proofErr w:type="spellStart"/>
            <w:r>
              <w:rPr>
                <w:rFonts w:ascii="&amp;quot" w:hAnsi="&amp;quot"/>
                <w:color w:val="545252"/>
                <w:sz w:val="11"/>
                <w:szCs w:val="11"/>
              </w:rPr>
              <w:t>JMeter</w:t>
            </w:r>
            <w:proofErr w:type="spellEnd"/>
            <w:r>
              <w:rPr>
                <w:rFonts w:ascii="&amp;quot" w:hAnsi="&amp;quot"/>
                <w:color w:val="545252"/>
                <w:sz w:val="11"/>
                <w:szCs w:val="11"/>
              </w:rPr>
              <w:t xml:space="preserve"> servers in distributed mode. Problem Statement: If you have been running </w:t>
            </w:r>
            <w:proofErr w:type="spellStart"/>
            <w:r>
              <w:rPr>
                <w:rFonts w:ascii="&amp;quot" w:hAnsi="&amp;quot"/>
                <w:color w:val="545252"/>
                <w:sz w:val="11"/>
                <w:szCs w:val="11"/>
              </w:rPr>
              <w:t>JMeter</w:t>
            </w:r>
            <w:proofErr w:type="spellEnd"/>
            <w:r>
              <w:rPr>
                <w:rFonts w:ascii="&amp;quot" w:hAnsi="&amp;quot"/>
                <w:color w:val="545252"/>
                <w:sz w:val="11"/>
                <w:szCs w:val="11"/>
              </w:rPr>
              <w:t xml:space="preserve"> in distributed mode, you might already know that setting up all the </w:t>
            </w:r>
            <w:proofErr w:type="spellStart"/>
            <w:r>
              <w:rPr>
                <w:rFonts w:ascii="&amp;quot" w:hAnsi="&amp;quot"/>
                <w:color w:val="545252"/>
                <w:sz w:val="11"/>
                <w:szCs w:val="11"/>
              </w:rPr>
              <w:t>JMeter</w:t>
            </w:r>
            <w:proofErr w:type="spellEnd"/>
            <w:r>
              <w:rPr>
                <w:rFonts w:ascii="&amp;quot" w:hAnsi="&amp;quot"/>
                <w:color w:val="545252"/>
                <w:sz w:val="11"/>
                <w:szCs w:val="11"/>
              </w:rPr>
              <w:t xml:space="preserve"> servers with all the dependency is a pain. We already see that </w:t>
            </w:r>
            <w:proofErr w:type="spellStart"/>
            <w:r>
              <w:rPr>
                <w:rFonts w:ascii="&amp;quot" w:hAnsi="&amp;quot"/>
                <w:color w:val="545252"/>
                <w:sz w:val="11"/>
                <w:szCs w:val="11"/>
              </w:rPr>
              <w:t>docker</w:t>
            </w:r>
            <w:proofErr w:type="spellEnd"/>
            <w:r>
              <w:rPr>
                <w:rFonts w:ascii="&amp;quot" w:hAnsi="&amp;quot"/>
                <w:color w:val="545252"/>
                <w:sz w:val="11"/>
                <w:szCs w:val="11"/>
              </w:rPr>
              <w:t xml:space="preserve"> greatly simplifies</w:t>
            </w:r>
          </w:p>
          <w:p w:rsidR="00002EEC" w:rsidRDefault="00002EEC" w:rsidP="00002EEC">
            <w:pPr>
              <w:shd w:val="clear" w:color="auto" w:fill="FFFFFF"/>
              <w:rPr>
                <w:rFonts w:ascii="&amp;quot" w:hAnsi="&amp;quot"/>
                <w:color w:val="333333"/>
                <w:sz w:val="10"/>
                <w:szCs w:val="10"/>
              </w:rPr>
            </w:pPr>
            <w:hyperlink r:id="rId64" w:tooltip="More" w:history="1">
              <w:r>
                <w:rPr>
                  <w:rStyle w:val="button"/>
                  <w:rFonts w:ascii="&amp;quot" w:hAnsi="&amp;quot"/>
                  <w:color w:val="FFFFFF"/>
                  <w:sz w:val="10"/>
                  <w:szCs w:val="10"/>
                  <w:bdr w:val="none" w:sz="0" w:space="0" w:color="auto" w:frame="1"/>
                  <w:shd w:val="clear" w:color="auto" w:fill="FF6644"/>
                </w:rPr>
                <w:t>Read More</w:t>
              </w:r>
              <w:r>
                <w:rPr>
                  <w:rStyle w:val="Hyperlink"/>
                  <w:rFonts w:ascii="&amp;quot" w:hAnsi="&amp;quot"/>
                  <w:color w:val="333333"/>
                  <w:sz w:val="10"/>
                  <w:szCs w:val="10"/>
                  <w:bdr w:val="none" w:sz="0" w:space="0" w:color="auto" w:frame="1"/>
                </w:rPr>
                <w:t xml:space="preserve"> </w:t>
              </w:r>
            </w:hyperlink>
          </w:p>
          <w:p w:rsidR="00002EEC" w:rsidRDefault="00002EEC" w:rsidP="00002EEC">
            <w:pPr>
              <w:pStyle w:val="Heading3"/>
              <w:spacing w:before="0" w:after="102" w:line="180" w:lineRule="atLeast"/>
              <w:jc w:val="center"/>
              <w:rPr>
                <w:rFonts w:ascii="&amp;quot" w:hAnsi="&amp;quot"/>
                <w:b w:val="0"/>
                <w:bCs w:val="0"/>
                <w:color w:val="616161"/>
                <w:sz w:val="15"/>
                <w:szCs w:val="15"/>
              </w:rPr>
            </w:pPr>
            <w:hyperlink r:id="rId65" w:history="1">
              <w:proofErr w:type="spellStart"/>
              <w:r>
                <w:rPr>
                  <w:rStyle w:val="Hyperlink"/>
                  <w:rFonts w:ascii="&amp;quot" w:hAnsi="&amp;quot"/>
                  <w:b w:val="0"/>
                  <w:bCs w:val="0"/>
                  <w:color w:val="616161"/>
                  <w:sz w:val="15"/>
                  <w:szCs w:val="15"/>
                  <w:bdr w:val="none" w:sz="0" w:space="0" w:color="auto" w:frame="1"/>
                </w:rPr>
                <w:t>JMeter</w:t>
              </w:r>
              <w:proofErr w:type="spellEnd"/>
              <w:r>
                <w:rPr>
                  <w:rStyle w:val="Hyperlink"/>
                  <w:rFonts w:ascii="&amp;quot" w:hAnsi="&amp;quot"/>
                  <w:b w:val="0"/>
                  <w:bCs w:val="0"/>
                  <w:color w:val="616161"/>
                  <w:sz w:val="15"/>
                  <w:szCs w:val="15"/>
                  <w:bdr w:val="none" w:sz="0" w:space="0" w:color="auto" w:frame="1"/>
                </w:rPr>
                <w:t xml:space="preserve"> – Scaling out load generators using </w:t>
              </w:r>
              <w:proofErr w:type="spellStart"/>
              <w:r>
                <w:rPr>
                  <w:rStyle w:val="Hyperlink"/>
                  <w:rFonts w:ascii="&amp;quot" w:hAnsi="&amp;quot"/>
                  <w:b w:val="0"/>
                  <w:bCs w:val="0"/>
                  <w:color w:val="616161"/>
                  <w:sz w:val="15"/>
                  <w:szCs w:val="15"/>
                  <w:bdr w:val="none" w:sz="0" w:space="0" w:color="auto" w:frame="1"/>
                </w:rPr>
                <w:t>Docker</w:t>
              </w:r>
              <w:proofErr w:type="spellEnd"/>
              <w:r>
                <w:rPr>
                  <w:rStyle w:val="Hyperlink"/>
                  <w:rFonts w:ascii="&amp;quot" w:hAnsi="&amp;quot"/>
                  <w:b w:val="0"/>
                  <w:bCs w:val="0"/>
                  <w:color w:val="616161"/>
                  <w:sz w:val="15"/>
                  <w:szCs w:val="15"/>
                  <w:bdr w:val="none" w:sz="0" w:space="0" w:color="auto" w:frame="1"/>
                </w:rPr>
                <w:t xml:space="preserve"> Compose in distributed load testing</w:t>
              </w:r>
            </w:hyperlink>
          </w:p>
          <w:p w:rsidR="00002EEC" w:rsidRDefault="00002EEC" w:rsidP="00002EEC">
            <w:pPr>
              <w:shd w:val="clear" w:color="auto" w:fill="FFFFFF"/>
              <w:jc w:val="center"/>
              <w:rPr>
                <w:rFonts w:ascii="&amp;quot" w:hAnsi="&amp;quot"/>
                <w:color w:val="333333"/>
                <w:sz w:val="10"/>
                <w:szCs w:val="10"/>
              </w:rPr>
            </w:pPr>
            <w:r>
              <w:rPr>
                <w:rStyle w:val="entry-date"/>
                <w:rFonts w:ascii="&amp;quot" w:hAnsi="&amp;quot"/>
                <w:color w:val="333333"/>
                <w:sz w:val="10"/>
                <w:szCs w:val="10"/>
              </w:rPr>
              <w:t>September 26, 2016</w:t>
            </w:r>
            <w:r>
              <w:rPr>
                <w:rFonts w:ascii="&amp;quot" w:hAnsi="&amp;quot"/>
                <w:color w:val="333333"/>
                <w:sz w:val="10"/>
                <w:szCs w:val="10"/>
              </w:rPr>
              <w:t xml:space="preserve"> </w:t>
            </w:r>
            <w:hyperlink r:id="rId66" w:anchor="comments" w:history="1">
              <w:r>
                <w:rPr>
                  <w:rStyle w:val="Hyperlink"/>
                  <w:rFonts w:ascii="&amp;quot" w:hAnsi="&amp;quot"/>
                  <w:color w:val="616161"/>
                  <w:sz w:val="10"/>
                  <w:szCs w:val="10"/>
                  <w:bdr w:val="none" w:sz="0" w:space="0" w:color="auto" w:frame="1"/>
                </w:rPr>
                <w:t>8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002EEC" w:rsidRDefault="00002EEC" w:rsidP="00002EEC">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 xml:space="preserve">In this post, I would like to show how to create multiple instances of </w:t>
            </w:r>
            <w:proofErr w:type="spellStart"/>
            <w:r>
              <w:rPr>
                <w:rFonts w:ascii="&amp;quot" w:hAnsi="&amp;quot"/>
                <w:color w:val="545252"/>
                <w:sz w:val="11"/>
                <w:szCs w:val="11"/>
              </w:rPr>
              <w:t>JMeter</w:t>
            </w:r>
            <w:proofErr w:type="spellEnd"/>
            <w:r>
              <w:rPr>
                <w:rFonts w:ascii="&amp;quot" w:hAnsi="&amp;quot"/>
                <w:color w:val="545252"/>
                <w:sz w:val="11"/>
                <w:szCs w:val="11"/>
              </w:rPr>
              <w:t xml:space="preserve"> servers/slaves on demand using </w:t>
            </w:r>
            <w:proofErr w:type="spellStart"/>
            <w:r>
              <w:rPr>
                <w:rFonts w:ascii="&amp;quot" w:hAnsi="&amp;quot"/>
                <w:color w:val="545252"/>
                <w:sz w:val="11"/>
                <w:szCs w:val="11"/>
              </w:rPr>
              <w:t>docker</w:t>
            </w:r>
            <w:proofErr w:type="spellEnd"/>
            <w:r>
              <w:rPr>
                <w:rFonts w:ascii="&amp;quot" w:hAnsi="&amp;quot"/>
                <w:color w:val="545252"/>
                <w:sz w:val="11"/>
                <w:szCs w:val="11"/>
              </w:rPr>
              <w:t xml:space="preserve"> compose. I assume you have some idea on using </w:t>
            </w:r>
            <w:proofErr w:type="spellStart"/>
            <w:r>
              <w:rPr>
                <w:rFonts w:ascii="&amp;quot" w:hAnsi="&amp;quot"/>
                <w:color w:val="545252"/>
                <w:sz w:val="11"/>
                <w:szCs w:val="11"/>
              </w:rPr>
              <w:t>docker</w:t>
            </w:r>
            <w:proofErr w:type="spellEnd"/>
            <w:r>
              <w:rPr>
                <w:rFonts w:ascii="&amp;quot" w:hAnsi="&amp;quot"/>
                <w:color w:val="545252"/>
                <w:sz w:val="11"/>
                <w:szCs w:val="11"/>
              </w:rPr>
              <w:t xml:space="preserve"> in </w:t>
            </w:r>
            <w:proofErr w:type="spellStart"/>
            <w:r>
              <w:rPr>
                <w:rFonts w:ascii="&amp;quot" w:hAnsi="&amp;quot"/>
                <w:color w:val="545252"/>
                <w:sz w:val="11"/>
                <w:szCs w:val="11"/>
              </w:rPr>
              <w:t>JMeter</w:t>
            </w:r>
            <w:proofErr w:type="spellEnd"/>
            <w:r>
              <w:rPr>
                <w:rFonts w:ascii="&amp;quot" w:hAnsi="&amp;quot"/>
                <w:color w:val="545252"/>
                <w:sz w:val="11"/>
                <w:szCs w:val="11"/>
              </w:rPr>
              <w:t xml:space="preserve"> distributed load testing. If not, please read this post first. </w:t>
            </w:r>
            <w:proofErr w:type="spellStart"/>
            <w:r>
              <w:rPr>
                <w:rFonts w:ascii="&amp;quot" w:hAnsi="&amp;quot"/>
                <w:color w:val="545252"/>
                <w:sz w:val="11"/>
                <w:szCs w:val="11"/>
              </w:rPr>
              <w:t>Docker</w:t>
            </w:r>
            <w:proofErr w:type="spellEnd"/>
            <w:r>
              <w:rPr>
                <w:rFonts w:ascii="&amp;quot" w:hAnsi="&amp;quot"/>
                <w:color w:val="545252"/>
                <w:sz w:val="11"/>
                <w:szCs w:val="11"/>
              </w:rPr>
              <w:t xml:space="preserve"> Compose: As part of our application design, we might have a </w:t>
            </w:r>
            <w:proofErr w:type="spellStart"/>
            <w:r>
              <w:rPr>
                <w:rFonts w:ascii="&amp;quot" w:hAnsi="&amp;quot"/>
                <w:color w:val="545252"/>
                <w:sz w:val="11"/>
                <w:szCs w:val="11"/>
              </w:rPr>
              <w:t>webserver</w:t>
            </w:r>
            <w:proofErr w:type="spellEnd"/>
            <w:r>
              <w:rPr>
                <w:rFonts w:ascii="&amp;quot" w:hAnsi="&amp;quot"/>
                <w:color w:val="545252"/>
                <w:sz w:val="11"/>
                <w:szCs w:val="11"/>
              </w:rPr>
              <w:t>, few app servers</w:t>
            </w:r>
          </w:p>
          <w:p w:rsidR="00002EEC" w:rsidRDefault="00002EEC" w:rsidP="00002EEC">
            <w:pPr>
              <w:shd w:val="clear" w:color="auto" w:fill="FFFFFF"/>
              <w:rPr>
                <w:rFonts w:ascii="&amp;quot" w:hAnsi="&amp;quot"/>
                <w:color w:val="333333"/>
                <w:sz w:val="10"/>
                <w:szCs w:val="10"/>
              </w:rPr>
            </w:pPr>
            <w:hyperlink r:id="rId67" w:tooltip="More" w:history="1">
              <w:r>
                <w:rPr>
                  <w:rStyle w:val="button"/>
                  <w:rFonts w:ascii="&amp;quot" w:hAnsi="&amp;quot"/>
                  <w:color w:val="FFFFFF"/>
                  <w:sz w:val="10"/>
                  <w:szCs w:val="10"/>
                  <w:bdr w:val="none" w:sz="0" w:space="0" w:color="auto" w:frame="1"/>
                  <w:shd w:val="clear" w:color="auto" w:fill="FF6644"/>
                </w:rPr>
                <w:t>Read More</w:t>
              </w:r>
              <w:r>
                <w:rPr>
                  <w:rStyle w:val="Hyperlink"/>
                  <w:rFonts w:ascii="&amp;quot" w:hAnsi="&amp;quot"/>
                  <w:color w:val="333333"/>
                  <w:sz w:val="10"/>
                  <w:szCs w:val="10"/>
                  <w:bdr w:val="none" w:sz="0" w:space="0" w:color="auto" w:frame="1"/>
                </w:rPr>
                <w:t xml:space="preserve"> </w:t>
              </w:r>
            </w:hyperlink>
          </w:p>
          <w:p w:rsidR="00002EEC" w:rsidRDefault="00002EEC" w:rsidP="00002EEC">
            <w:pPr>
              <w:rPr>
                <w:rFonts w:ascii="&amp;quot" w:hAnsi="&amp;quot"/>
                <w:color w:val="333333"/>
                <w:sz w:val="10"/>
                <w:szCs w:val="10"/>
              </w:rPr>
            </w:pPr>
            <w:r>
              <w:rPr>
                <w:rFonts w:ascii="&amp;quot" w:hAnsi="&amp;quot"/>
                <w:noProof/>
                <w:color w:val="333333"/>
                <w:sz w:val="10"/>
                <w:szCs w:val="10"/>
              </w:rPr>
              <w:drawing>
                <wp:inline distT="0" distB="0" distL="0" distR="0">
                  <wp:extent cx="8953500" cy="3436620"/>
                  <wp:effectExtent l="19050" t="0" r="0" b="0"/>
                  <wp:docPr id="26" name="Picture 26" descr="aws-docker-containe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ws-docker-container-01"/>
                          <pic:cNvPicPr>
                            <a:picLocks noChangeAspect="1" noChangeArrowheads="1"/>
                          </pic:cNvPicPr>
                        </pic:nvPicPr>
                        <pic:blipFill>
                          <a:blip r:embed="rId68" cstate="print"/>
                          <a:srcRect/>
                          <a:stretch>
                            <a:fillRect/>
                          </a:stretch>
                        </pic:blipFill>
                        <pic:spPr bwMode="auto">
                          <a:xfrm>
                            <a:off x="0" y="0"/>
                            <a:ext cx="8953500" cy="3436620"/>
                          </a:xfrm>
                          <a:prstGeom prst="rect">
                            <a:avLst/>
                          </a:prstGeom>
                          <a:noFill/>
                          <a:ln w="9525">
                            <a:noFill/>
                            <a:miter lim="800000"/>
                            <a:headEnd/>
                            <a:tailEnd/>
                          </a:ln>
                        </pic:spPr>
                      </pic:pic>
                    </a:graphicData>
                  </a:graphic>
                </wp:inline>
              </w:drawing>
            </w:r>
          </w:p>
          <w:p w:rsidR="00002EEC" w:rsidRDefault="00002EEC" w:rsidP="00002EEC">
            <w:pPr>
              <w:pStyle w:val="Heading3"/>
              <w:spacing w:before="0" w:after="102" w:line="180" w:lineRule="atLeast"/>
              <w:jc w:val="center"/>
              <w:rPr>
                <w:rFonts w:ascii="&amp;quot" w:hAnsi="&amp;quot"/>
                <w:b w:val="0"/>
                <w:bCs w:val="0"/>
                <w:color w:val="616161"/>
                <w:sz w:val="15"/>
                <w:szCs w:val="15"/>
              </w:rPr>
            </w:pPr>
            <w:hyperlink r:id="rId69" w:history="1">
              <w:proofErr w:type="spellStart"/>
              <w:r>
                <w:rPr>
                  <w:rStyle w:val="Hyperlink"/>
                  <w:rFonts w:ascii="&amp;quot" w:hAnsi="&amp;quot"/>
                  <w:b w:val="0"/>
                  <w:bCs w:val="0"/>
                  <w:color w:val="616161"/>
                  <w:sz w:val="15"/>
                  <w:szCs w:val="15"/>
                  <w:bdr w:val="none" w:sz="0" w:space="0" w:color="auto" w:frame="1"/>
                </w:rPr>
                <w:t>JMeter</w:t>
              </w:r>
              <w:proofErr w:type="spellEnd"/>
              <w:r>
                <w:rPr>
                  <w:rStyle w:val="Hyperlink"/>
                  <w:rFonts w:ascii="&amp;quot" w:hAnsi="&amp;quot"/>
                  <w:b w:val="0"/>
                  <w:bCs w:val="0"/>
                  <w:color w:val="616161"/>
                  <w:sz w:val="15"/>
                  <w:szCs w:val="15"/>
                  <w:bdr w:val="none" w:sz="0" w:space="0" w:color="auto" w:frame="1"/>
                </w:rPr>
                <w:t xml:space="preserve"> – Distributed Load Testing using </w:t>
              </w:r>
              <w:proofErr w:type="spellStart"/>
              <w:r>
                <w:rPr>
                  <w:rStyle w:val="Hyperlink"/>
                  <w:rFonts w:ascii="&amp;quot" w:hAnsi="&amp;quot"/>
                  <w:b w:val="0"/>
                  <w:bCs w:val="0"/>
                  <w:color w:val="616161"/>
                  <w:sz w:val="15"/>
                  <w:szCs w:val="15"/>
                  <w:bdr w:val="none" w:sz="0" w:space="0" w:color="auto" w:frame="1"/>
                </w:rPr>
                <w:t>Docker</w:t>
              </w:r>
              <w:proofErr w:type="spellEnd"/>
              <w:r>
                <w:rPr>
                  <w:rStyle w:val="Hyperlink"/>
                  <w:rFonts w:ascii="&amp;quot" w:hAnsi="&amp;quot"/>
                  <w:b w:val="0"/>
                  <w:bCs w:val="0"/>
                  <w:color w:val="616161"/>
                  <w:sz w:val="15"/>
                  <w:szCs w:val="15"/>
                  <w:bdr w:val="none" w:sz="0" w:space="0" w:color="auto" w:frame="1"/>
                </w:rPr>
                <w:t xml:space="preserve"> in AWS</w:t>
              </w:r>
            </w:hyperlink>
          </w:p>
          <w:p w:rsidR="00002EEC" w:rsidRDefault="00002EEC" w:rsidP="00002EEC">
            <w:pPr>
              <w:shd w:val="clear" w:color="auto" w:fill="FFFFFF"/>
              <w:jc w:val="center"/>
              <w:rPr>
                <w:rFonts w:ascii="&amp;quot" w:hAnsi="&amp;quot"/>
                <w:color w:val="333333"/>
                <w:sz w:val="10"/>
                <w:szCs w:val="10"/>
              </w:rPr>
            </w:pPr>
            <w:r>
              <w:rPr>
                <w:rStyle w:val="entry-date"/>
                <w:rFonts w:ascii="&amp;quot" w:hAnsi="&amp;quot"/>
                <w:color w:val="333333"/>
                <w:sz w:val="10"/>
                <w:szCs w:val="10"/>
              </w:rPr>
              <w:t>August 15, 2016</w:t>
            </w:r>
            <w:r>
              <w:rPr>
                <w:rFonts w:ascii="&amp;quot" w:hAnsi="&amp;quot"/>
                <w:color w:val="333333"/>
                <w:sz w:val="10"/>
                <w:szCs w:val="10"/>
              </w:rPr>
              <w:t xml:space="preserve"> </w:t>
            </w:r>
            <w:hyperlink r:id="rId70" w:anchor="comments" w:history="1">
              <w:r>
                <w:rPr>
                  <w:rStyle w:val="Hyperlink"/>
                  <w:rFonts w:ascii="&amp;quot" w:hAnsi="&amp;quot"/>
                  <w:color w:val="616161"/>
                  <w:sz w:val="10"/>
                  <w:szCs w:val="10"/>
                  <w:bdr w:val="none" w:sz="0" w:space="0" w:color="auto" w:frame="1"/>
                </w:rPr>
                <w:t>25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002EEC" w:rsidRDefault="00002EEC" w:rsidP="00002EEC">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 xml:space="preserve">In the Previous post, We had learnt how to use </w:t>
            </w:r>
            <w:proofErr w:type="spellStart"/>
            <w:r>
              <w:rPr>
                <w:rFonts w:ascii="&amp;quot" w:hAnsi="&amp;quot"/>
                <w:color w:val="545252"/>
                <w:sz w:val="11"/>
                <w:szCs w:val="11"/>
              </w:rPr>
              <w:t>docker</w:t>
            </w:r>
            <w:proofErr w:type="spellEnd"/>
            <w:r>
              <w:rPr>
                <w:rFonts w:ascii="&amp;quot" w:hAnsi="&amp;quot"/>
                <w:color w:val="545252"/>
                <w:sz w:val="11"/>
                <w:szCs w:val="11"/>
              </w:rPr>
              <w:t xml:space="preserve"> in creating multiple containers running </w:t>
            </w:r>
            <w:proofErr w:type="spellStart"/>
            <w:r>
              <w:rPr>
                <w:rFonts w:ascii="&amp;quot" w:hAnsi="&amp;quot"/>
                <w:color w:val="545252"/>
                <w:sz w:val="11"/>
                <w:szCs w:val="11"/>
              </w:rPr>
              <w:t>jmeter</w:t>
            </w:r>
            <w:proofErr w:type="spellEnd"/>
            <w:r>
              <w:rPr>
                <w:rFonts w:ascii="&amp;quot" w:hAnsi="&amp;quot"/>
                <w:color w:val="545252"/>
                <w:sz w:val="11"/>
                <w:szCs w:val="11"/>
              </w:rPr>
              <w:t xml:space="preserve">-server for distributed load testing. But we had created all the containers in the same host. Even if we </w:t>
            </w:r>
            <w:proofErr w:type="spellStart"/>
            <w:r>
              <w:rPr>
                <w:rFonts w:ascii="&amp;quot" w:hAnsi="&amp;quot"/>
                <w:color w:val="545252"/>
                <w:sz w:val="11"/>
                <w:szCs w:val="11"/>
              </w:rPr>
              <w:t>can not</w:t>
            </w:r>
            <w:proofErr w:type="spellEnd"/>
            <w:r>
              <w:rPr>
                <w:rFonts w:ascii="&amp;quot" w:hAnsi="&amp;quot"/>
                <w:color w:val="545252"/>
                <w:sz w:val="11"/>
                <w:szCs w:val="11"/>
              </w:rPr>
              <w:t xml:space="preserve"> use the single-host containers for performance testing with huge load, before pushing your performance test script related changes to</w:t>
            </w:r>
          </w:p>
          <w:p w:rsidR="00002EEC" w:rsidRDefault="00002EEC" w:rsidP="00002EEC">
            <w:pPr>
              <w:shd w:val="clear" w:color="auto" w:fill="FFFFFF"/>
              <w:rPr>
                <w:rFonts w:ascii="&amp;quot" w:hAnsi="&amp;quot"/>
                <w:color w:val="333333"/>
                <w:sz w:val="10"/>
                <w:szCs w:val="10"/>
              </w:rPr>
            </w:pPr>
            <w:hyperlink r:id="rId71" w:tooltip="More" w:history="1">
              <w:r>
                <w:rPr>
                  <w:rStyle w:val="button"/>
                  <w:rFonts w:ascii="&amp;quot" w:hAnsi="&amp;quot"/>
                  <w:color w:val="FFFFFF"/>
                  <w:sz w:val="10"/>
                  <w:szCs w:val="10"/>
                  <w:bdr w:val="none" w:sz="0" w:space="0" w:color="auto" w:frame="1"/>
                  <w:shd w:val="clear" w:color="auto" w:fill="FF6644"/>
                </w:rPr>
                <w:t>Read More</w:t>
              </w:r>
              <w:r>
                <w:rPr>
                  <w:rStyle w:val="Hyperlink"/>
                  <w:rFonts w:ascii="&amp;quot" w:hAnsi="&amp;quot"/>
                  <w:color w:val="333333"/>
                  <w:sz w:val="10"/>
                  <w:szCs w:val="10"/>
                  <w:bdr w:val="none" w:sz="0" w:space="0" w:color="auto" w:frame="1"/>
                </w:rPr>
                <w:t xml:space="preserve"> </w:t>
              </w:r>
            </w:hyperlink>
          </w:p>
          <w:p w:rsidR="00002EEC" w:rsidRDefault="00002EEC" w:rsidP="00002EEC">
            <w:pPr>
              <w:rPr>
                <w:rFonts w:ascii="&amp;quot" w:hAnsi="&amp;quot"/>
                <w:color w:val="333333"/>
                <w:sz w:val="10"/>
                <w:szCs w:val="10"/>
              </w:rPr>
            </w:pPr>
            <w:r>
              <w:rPr>
                <w:rFonts w:ascii="&amp;quot" w:hAnsi="&amp;quot"/>
                <w:noProof/>
                <w:color w:val="333333"/>
                <w:sz w:val="10"/>
                <w:szCs w:val="10"/>
              </w:rPr>
              <w:lastRenderedPageBreak/>
              <w:drawing>
                <wp:inline distT="0" distB="0" distL="0" distR="0">
                  <wp:extent cx="8953500" cy="4086860"/>
                  <wp:effectExtent l="19050" t="0" r="0" b="0"/>
                  <wp:docPr id="27" name="Picture 27" descr="jm-master-slave-host-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jm-master-slave-host-docker"/>
                          <pic:cNvPicPr>
                            <a:picLocks noChangeAspect="1" noChangeArrowheads="1"/>
                          </pic:cNvPicPr>
                        </pic:nvPicPr>
                        <pic:blipFill>
                          <a:blip r:embed="rId72" cstate="print"/>
                          <a:srcRect/>
                          <a:stretch>
                            <a:fillRect/>
                          </a:stretch>
                        </pic:blipFill>
                        <pic:spPr bwMode="auto">
                          <a:xfrm>
                            <a:off x="0" y="0"/>
                            <a:ext cx="8953500" cy="4086860"/>
                          </a:xfrm>
                          <a:prstGeom prst="rect">
                            <a:avLst/>
                          </a:prstGeom>
                          <a:noFill/>
                          <a:ln w="9525">
                            <a:noFill/>
                            <a:miter lim="800000"/>
                            <a:headEnd/>
                            <a:tailEnd/>
                          </a:ln>
                        </pic:spPr>
                      </pic:pic>
                    </a:graphicData>
                  </a:graphic>
                </wp:inline>
              </w:drawing>
            </w:r>
          </w:p>
          <w:p w:rsidR="00002EEC" w:rsidRDefault="00002EEC" w:rsidP="00002EEC">
            <w:pPr>
              <w:pStyle w:val="Heading3"/>
              <w:spacing w:before="0" w:after="102" w:line="180" w:lineRule="atLeast"/>
              <w:jc w:val="center"/>
              <w:rPr>
                <w:rFonts w:ascii="&amp;quot" w:hAnsi="&amp;quot"/>
                <w:b w:val="0"/>
                <w:bCs w:val="0"/>
                <w:color w:val="616161"/>
                <w:sz w:val="15"/>
                <w:szCs w:val="15"/>
              </w:rPr>
            </w:pPr>
            <w:hyperlink r:id="rId73" w:history="1">
              <w:proofErr w:type="spellStart"/>
              <w:r>
                <w:rPr>
                  <w:rStyle w:val="Hyperlink"/>
                  <w:rFonts w:ascii="&amp;quot" w:hAnsi="&amp;quot"/>
                  <w:b w:val="0"/>
                  <w:bCs w:val="0"/>
                  <w:color w:val="616161"/>
                  <w:sz w:val="15"/>
                  <w:szCs w:val="15"/>
                  <w:bdr w:val="none" w:sz="0" w:space="0" w:color="auto" w:frame="1"/>
                </w:rPr>
                <w:t>JMeter</w:t>
              </w:r>
              <w:proofErr w:type="spellEnd"/>
              <w:r>
                <w:rPr>
                  <w:rStyle w:val="Hyperlink"/>
                  <w:rFonts w:ascii="&amp;quot" w:hAnsi="&amp;quot"/>
                  <w:b w:val="0"/>
                  <w:bCs w:val="0"/>
                  <w:color w:val="616161"/>
                  <w:sz w:val="15"/>
                  <w:szCs w:val="15"/>
                  <w:bdr w:val="none" w:sz="0" w:space="0" w:color="auto" w:frame="1"/>
                </w:rPr>
                <w:t xml:space="preserve"> – Distributed Load Testing using </w:t>
              </w:r>
              <w:proofErr w:type="spellStart"/>
              <w:r>
                <w:rPr>
                  <w:rStyle w:val="Hyperlink"/>
                  <w:rFonts w:ascii="&amp;quot" w:hAnsi="&amp;quot"/>
                  <w:b w:val="0"/>
                  <w:bCs w:val="0"/>
                  <w:color w:val="616161"/>
                  <w:sz w:val="15"/>
                  <w:szCs w:val="15"/>
                  <w:bdr w:val="none" w:sz="0" w:space="0" w:color="auto" w:frame="1"/>
                </w:rPr>
                <w:t>Docker</w:t>
              </w:r>
              <w:proofErr w:type="spellEnd"/>
            </w:hyperlink>
          </w:p>
          <w:p w:rsidR="00002EEC" w:rsidRDefault="00002EEC" w:rsidP="00002EEC">
            <w:pPr>
              <w:shd w:val="clear" w:color="auto" w:fill="FFFFFF"/>
              <w:jc w:val="center"/>
              <w:rPr>
                <w:rFonts w:ascii="&amp;quot" w:hAnsi="&amp;quot"/>
                <w:color w:val="333333"/>
                <w:sz w:val="10"/>
                <w:szCs w:val="10"/>
              </w:rPr>
            </w:pPr>
            <w:r>
              <w:rPr>
                <w:rStyle w:val="entry-date"/>
                <w:rFonts w:ascii="&amp;quot" w:hAnsi="&amp;quot"/>
                <w:color w:val="333333"/>
                <w:sz w:val="10"/>
                <w:szCs w:val="10"/>
              </w:rPr>
              <w:t>August 1, 2016</w:t>
            </w:r>
            <w:r>
              <w:rPr>
                <w:rFonts w:ascii="&amp;quot" w:hAnsi="&amp;quot"/>
                <w:color w:val="333333"/>
                <w:sz w:val="10"/>
                <w:szCs w:val="10"/>
              </w:rPr>
              <w:t xml:space="preserve"> </w:t>
            </w:r>
            <w:hyperlink r:id="rId74" w:anchor="comments" w:history="1">
              <w:r>
                <w:rPr>
                  <w:rStyle w:val="Hyperlink"/>
                  <w:rFonts w:ascii="&amp;quot" w:hAnsi="&amp;quot"/>
                  <w:color w:val="616161"/>
                  <w:sz w:val="10"/>
                  <w:szCs w:val="10"/>
                  <w:bdr w:val="none" w:sz="0" w:space="0" w:color="auto" w:frame="1"/>
                </w:rPr>
                <w:t>17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002EEC" w:rsidRDefault="00002EEC" w:rsidP="00002EEC">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 xml:space="preserve">Overview: A single </w:t>
            </w:r>
            <w:proofErr w:type="spellStart"/>
            <w:r>
              <w:rPr>
                <w:rFonts w:ascii="&amp;quot" w:hAnsi="&amp;quot"/>
                <w:color w:val="545252"/>
                <w:sz w:val="11"/>
                <w:szCs w:val="11"/>
              </w:rPr>
              <w:t>JMeter</w:t>
            </w:r>
            <w:proofErr w:type="spellEnd"/>
            <w:r>
              <w:rPr>
                <w:rFonts w:ascii="&amp;quot" w:hAnsi="&amp;quot"/>
                <w:color w:val="545252"/>
                <w:sz w:val="11"/>
                <w:szCs w:val="11"/>
              </w:rPr>
              <w:t xml:space="preserve"> instance might not be able to generate enough load to stress test your application. As this site shows, one </w:t>
            </w:r>
            <w:proofErr w:type="spellStart"/>
            <w:r>
              <w:rPr>
                <w:rFonts w:ascii="&amp;quot" w:hAnsi="&amp;quot"/>
                <w:color w:val="545252"/>
                <w:sz w:val="11"/>
                <w:szCs w:val="11"/>
              </w:rPr>
              <w:t>JMeter</w:t>
            </w:r>
            <w:proofErr w:type="spellEnd"/>
            <w:r>
              <w:rPr>
                <w:rFonts w:ascii="&amp;quot" w:hAnsi="&amp;quot"/>
                <w:color w:val="545252"/>
                <w:sz w:val="11"/>
                <w:szCs w:val="11"/>
              </w:rPr>
              <w:t xml:space="preserve"> instance will be able to control many other remote </w:t>
            </w:r>
            <w:proofErr w:type="spellStart"/>
            <w:r>
              <w:rPr>
                <w:rFonts w:ascii="&amp;quot" w:hAnsi="&amp;quot"/>
                <w:color w:val="545252"/>
                <w:sz w:val="11"/>
                <w:szCs w:val="11"/>
              </w:rPr>
              <w:t>JMeter</w:t>
            </w:r>
            <w:proofErr w:type="spellEnd"/>
            <w:r>
              <w:rPr>
                <w:rFonts w:ascii="&amp;quot" w:hAnsi="&amp;quot"/>
                <w:color w:val="545252"/>
                <w:sz w:val="11"/>
                <w:szCs w:val="11"/>
              </w:rPr>
              <w:t xml:space="preserve"> instances and generate larger load on your application. </w:t>
            </w:r>
            <w:proofErr w:type="spellStart"/>
            <w:r>
              <w:rPr>
                <w:rFonts w:ascii="&amp;quot" w:hAnsi="&amp;quot"/>
                <w:color w:val="545252"/>
                <w:sz w:val="11"/>
                <w:szCs w:val="11"/>
              </w:rPr>
              <w:t>JMeter</w:t>
            </w:r>
            <w:proofErr w:type="spellEnd"/>
            <w:r>
              <w:rPr>
                <w:rFonts w:ascii="&amp;quot" w:hAnsi="&amp;quot"/>
                <w:color w:val="545252"/>
                <w:sz w:val="11"/>
                <w:szCs w:val="11"/>
              </w:rPr>
              <w:t xml:space="preserve"> uses Java RMI [Remote Method Invocation] to interact with objects in a</w:t>
            </w:r>
          </w:p>
          <w:p w:rsidR="00002EEC" w:rsidRPr="00002EEC" w:rsidRDefault="00002EEC" w:rsidP="00002EEC">
            <w:pPr>
              <w:spacing w:after="102" w:line="213" w:lineRule="atLeast"/>
              <w:jc w:val="center"/>
              <w:outlineLvl w:val="0"/>
              <w:rPr>
                <w:rFonts w:ascii="&amp;quot" w:eastAsia="Times New Roman" w:hAnsi="&amp;quot" w:cs="Times New Roman"/>
                <w:color w:val="616161"/>
                <w:kern w:val="36"/>
                <w:sz w:val="18"/>
                <w:szCs w:val="18"/>
              </w:rPr>
            </w:pPr>
          </w:p>
        </w:tc>
      </w:tr>
      <w:tr w:rsidR="0052091C" w:rsidTr="00002EEC">
        <w:tc>
          <w:tcPr>
            <w:tcW w:w="9576" w:type="dxa"/>
          </w:tcPr>
          <w:p w:rsidR="0052091C" w:rsidRDefault="0052091C" w:rsidP="0052091C">
            <w:pPr>
              <w:pStyle w:val="NormalWeb"/>
              <w:rPr>
                <w:rFonts w:ascii="Helvetica" w:hAnsi="Helvetica" w:cs="Arial"/>
                <w:color w:val="333333"/>
                <w:sz w:val="10"/>
                <w:szCs w:val="10"/>
              </w:rPr>
            </w:pPr>
            <w:r>
              <w:rPr>
                <w:rFonts w:ascii="Helvetica" w:hAnsi="Helvetica" w:cs="Arial"/>
                <w:color w:val="333333"/>
                <w:sz w:val="10"/>
                <w:szCs w:val="10"/>
              </w:rPr>
              <w:lastRenderedPageBreak/>
              <w:t xml:space="preserve">Category: CI / CD / </w:t>
            </w:r>
            <w:proofErr w:type="spellStart"/>
            <w:r>
              <w:rPr>
                <w:rFonts w:ascii="Helvetica" w:hAnsi="Helvetica" w:cs="Arial"/>
                <w:color w:val="333333"/>
                <w:sz w:val="10"/>
                <w:szCs w:val="10"/>
              </w:rPr>
              <w:t>DevOps</w:t>
            </w:r>
            <w:proofErr w:type="spellEnd"/>
            <w:r>
              <w:rPr>
                <w:rFonts w:ascii="Helvetica" w:hAnsi="Helvetica" w:cs="Arial"/>
                <w:color w:val="333333"/>
                <w:sz w:val="10"/>
                <w:szCs w:val="10"/>
              </w:rPr>
              <w:t xml:space="preserve"> </w:t>
            </w:r>
          </w:p>
          <w:p w:rsidR="0052091C" w:rsidRDefault="0052091C" w:rsidP="0052091C">
            <w:pPr>
              <w:rPr>
                <w:rFonts w:ascii="Helvetica" w:hAnsi="Helvetica" w:cs="Arial"/>
                <w:color w:val="333333"/>
                <w:sz w:val="10"/>
                <w:szCs w:val="10"/>
              </w:rPr>
            </w:pPr>
            <w:r>
              <w:rPr>
                <w:rFonts w:ascii="Helvetica" w:hAnsi="Helvetica" w:cs="Arial"/>
                <w:noProof/>
                <w:color w:val="333333"/>
                <w:sz w:val="10"/>
                <w:szCs w:val="10"/>
              </w:rPr>
              <w:lastRenderedPageBreak/>
              <w:drawing>
                <wp:inline distT="0" distB="0" distL="0" distR="0">
                  <wp:extent cx="7618730" cy="4086860"/>
                  <wp:effectExtent l="19050" t="0" r="1270" b="0"/>
                  <wp:docPr id="34" name="Picture 34" descr="grafana-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rafana-metrics"/>
                          <pic:cNvPicPr>
                            <a:picLocks noChangeAspect="1" noChangeArrowheads="1"/>
                          </pic:cNvPicPr>
                        </pic:nvPicPr>
                        <pic:blipFill>
                          <a:blip r:embed="rId75" cstate="print"/>
                          <a:srcRect/>
                          <a:stretch>
                            <a:fillRect/>
                          </a:stretch>
                        </pic:blipFill>
                        <pic:spPr bwMode="auto">
                          <a:xfrm>
                            <a:off x="0" y="0"/>
                            <a:ext cx="7618730" cy="4086860"/>
                          </a:xfrm>
                          <a:prstGeom prst="rect">
                            <a:avLst/>
                          </a:prstGeom>
                          <a:noFill/>
                          <a:ln w="9525">
                            <a:noFill/>
                            <a:miter lim="800000"/>
                            <a:headEnd/>
                            <a:tailEnd/>
                          </a:ln>
                        </pic:spPr>
                      </pic:pic>
                    </a:graphicData>
                  </a:graphic>
                </wp:inline>
              </w:drawing>
            </w:r>
          </w:p>
          <w:p w:rsidR="0052091C" w:rsidRDefault="0052091C" w:rsidP="0052091C">
            <w:pPr>
              <w:pStyle w:val="Heading3"/>
              <w:rPr>
                <w:rFonts w:ascii="inherit" w:hAnsi="inherit" w:cs="Arial"/>
                <w:color w:val="333333"/>
                <w:sz w:val="15"/>
                <w:szCs w:val="15"/>
              </w:rPr>
            </w:pPr>
            <w:hyperlink r:id="rId76" w:history="1">
              <w:r>
                <w:rPr>
                  <w:rStyle w:val="Hyperlink"/>
                  <w:rFonts w:cs="Arial"/>
                </w:rPr>
                <w:t xml:space="preserve">Selenium </w:t>
              </w:r>
              <w:proofErr w:type="spellStart"/>
              <w:r>
                <w:rPr>
                  <w:rStyle w:val="Hyperlink"/>
                  <w:rFonts w:cs="Arial"/>
                </w:rPr>
                <w:t>WebDriver</w:t>
              </w:r>
              <w:proofErr w:type="spellEnd"/>
              <w:r>
                <w:rPr>
                  <w:rStyle w:val="Hyperlink"/>
                  <w:rFonts w:cs="Arial"/>
                </w:rPr>
                <w:t xml:space="preserve"> – Real Time Test Metrics Using </w:t>
              </w:r>
              <w:proofErr w:type="spellStart"/>
              <w:r>
                <w:rPr>
                  <w:rStyle w:val="Hyperlink"/>
                  <w:rFonts w:cs="Arial"/>
                </w:rPr>
                <w:t>Grafana</w:t>
              </w:r>
              <w:proofErr w:type="spellEnd"/>
              <w:r>
                <w:rPr>
                  <w:rStyle w:val="Hyperlink"/>
                  <w:rFonts w:cs="Arial"/>
                </w:rPr>
                <w:t xml:space="preserve"> &amp; </w:t>
              </w:r>
              <w:proofErr w:type="spellStart"/>
              <w:r>
                <w:rPr>
                  <w:rStyle w:val="Hyperlink"/>
                  <w:rFonts w:cs="Arial"/>
                </w:rPr>
                <w:t>InfluxDB</w:t>
              </w:r>
              <w:proofErr w:type="spellEnd"/>
            </w:hyperlink>
          </w:p>
          <w:p w:rsidR="0052091C" w:rsidRDefault="0052091C" w:rsidP="0052091C">
            <w:pPr>
              <w:rPr>
                <w:rFonts w:ascii="Helvetica" w:hAnsi="Helvetica" w:cs="Arial"/>
                <w:color w:val="333333"/>
                <w:sz w:val="10"/>
                <w:szCs w:val="10"/>
              </w:rPr>
            </w:pPr>
            <w:r>
              <w:rPr>
                <w:rStyle w:val="entry-date"/>
                <w:rFonts w:ascii="Helvetica" w:hAnsi="Helvetica" w:cs="Arial"/>
                <w:color w:val="333333"/>
                <w:sz w:val="10"/>
                <w:szCs w:val="10"/>
              </w:rPr>
              <w:t>July 9, 2018</w:t>
            </w:r>
            <w:r>
              <w:rPr>
                <w:rFonts w:ascii="Helvetica" w:hAnsi="Helvetica" w:cs="Arial"/>
                <w:color w:val="333333"/>
                <w:sz w:val="10"/>
                <w:szCs w:val="10"/>
              </w:rPr>
              <w:t xml:space="preserve"> </w:t>
            </w:r>
            <w:hyperlink r:id="rId77" w:anchor="comments" w:history="1">
              <w:r>
                <w:rPr>
                  <w:rStyle w:val="Hyperlink"/>
                  <w:rFonts w:ascii="Helvetica" w:hAnsi="Helvetica" w:cs="Arial"/>
                  <w:sz w:val="10"/>
                  <w:szCs w:val="10"/>
                </w:rPr>
                <w:t>1 comment</w:t>
              </w:r>
            </w:hyperlink>
            <w:r>
              <w:rPr>
                <w:rStyle w:val="entry-comments"/>
                <w:rFonts w:ascii="Helvetica" w:hAnsi="Helvetica" w:cs="Arial"/>
                <w:color w:val="333333"/>
                <w:sz w:val="10"/>
                <w:szCs w:val="10"/>
              </w:rPr>
              <w:t xml:space="preserve"> </w:t>
            </w:r>
            <w:r>
              <w:rPr>
                <w:rStyle w:val="entry-standard"/>
                <w:rFonts w:ascii="Helvetica" w:hAnsi="Helvetica" w:cs="Arial"/>
                <w:color w:val="333333"/>
                <w:sz w:val="10"/>
                <w:szCs w:val="10"/>
              </w:rPr>
              <w:t>Article</w:t>
            </w:r>
            <w:r>
              <w:rPr>
                <w:rFonts w:ascii="Helvetica" w:hAnsi="Helvetica" w:cs="Arial"/>
                <w:color w:val="333333"/>
                <w:sz w:val="10"/>
                <w:szCs w:val="10"/>
              </w:rPr>
              <w:t xml:space="preserve"> </w:t>
            </w:r>
          </w:p>
          <w:p w:rsidR="0052091C" w:rsidRDefault="0052091C" w:rsidP="0052091C">
            <w:pPr>
              <w:spacing w:after="68"/>
              <w:rPr>
                <w:rFonts w:ascii="Helvetica" w:hAnsi="Helvetica" w:cs="Arial"/>
                <w:color w:val="333333"/>
                <w:sz w:val="11"/>
                <w:szCs w:val="11"/>
              </w:rPr>
            </w:pPr>
            <w:r>
              <w:rPr>
                <w:rFonts w:ascii="Helvetica" w:hAnsi="Helvetica" w:cs="Arial"/>
                <w:color w:val="333333"/>
                <w:sz w:val="11"/>
                <w:szCs w:val="11"/>
              </w:rPr>
              <w:t>Overview: Running automated regression on a daily basis as part of daily build is inevitable nowadays! It is cool to find &amp; report the issues as soon as they are introduced. But it is very painful to maintain hundreds of automated tests &amp; remote parallel execution! Once you have a huge automated regression test suite in place,</w:t>
            </w:r>
          </w:p>
          <w:p w:rsidR="0052091C" w:rsidRDefault="0052091C" w:rsidP="0052091C">
            <w:pPr>
              <w:rPr>
                <w:rFonts w:ascii="Helvetica" w:hAnsi="Helvetica" w:cs="Arial"/>
                <w:color w:val="333333"/>
                <w:sz w:val="10"/>
                <w:szCs w:val="10"/>
              </w:rPr>
            </w:pPr>
            <w:hyperlink r:id="rId78" w:tooltip="More" w:history="1">
              <w:r>
                <w:rPr>
                  <w:rStyle w:val="button5"/>
                  <w:rFonts w:ascii="Helvetica" w:hAnsi="Helvetica" w:cs="Arial"/>
                  <w:color w:val="333333"/>
                  <w:sz w:val="10"/>
                  <w:szCs w:val="10"/>
                </w:rPr>
                <w:t>Read More</w:t>
              </w:r>
              <w:r>
                <w:rPr>
                  <w:rStyle w:val="Hyperlink"/>
                  <w:rFonts w:ascii="Helvetica" w:hAnsi="Helvetica" w:cs="Arial"/>
                  <w:sz w:val="10"/>
                  <w:szCs w:val="10"/>
                </w:rPr>
                <w:t xml:space="preserve"> </w:t>
              </w:r>
            </w:hyperlink>
          </w:p>
          <w:p w:rsidR="0052091C" w:rsidRDefault="0052091C" w:rsidP="0052091C">
            <w:pPr>
              <w:rPr>
                <w:rFonts w:ascii="Helvetica" w:hAnsi="Helvetica" w:cs="Arial"/>
                <w:color w:val="333333"/>
                <w:sz w:val="10"/>
                <w:szCs w:val="10"/>
              </w:rPr>
            </w:pPr>
            <w:r>
              <w:rPr>
                <w:rFonts w:ascii="Helvetica" w:hAnsi="Helvetica" w:cs="Arial"/>
                <w:noProof/>
                <w:color w:val="333333"/>
                <w:sz w:val="10"/>
                <w:szCs w:val="10"/>
              </w:rPr>
              <w:lastRenderedPageBreak/>
              <w:drawing>
                <wp:inline distT="0" distB="0" distL="0" distR="0">
                  <wp:extent cx="7618730" cy="4086860"/>
                  <wp:effectExtent l="19050" t="0" r="1270" b="0"/>
                  <wp:docPr id="35" name="Picture 35" descr="docker-volume-mapping-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ocker-volume-mapping-header"/>
                          <pic:cNvPicPr>
                            <a:picLocks noChangeAspect="1" noChangeArrowheads="1"/>
                          </pic:cNvPicPr>
                        </pic:nvPicPr>
                        <pic:blipFill>
                          <a:blip r:embed="rId15" cstate="print"/>
                          <a:srcRect/>
                          <a:stretch>
                            <a:fillRect/>
                          </a:stretch>
                        </pic:blipFill>
                        <pic:spPr bwMode="auto">
                          <a:xfrm>
                            <a:off x="0" y="0"/>
                            <a:ext cx="7618730" cy="4086860"/>
                          </a:xfrm>
                          <a:prstGeom prst="rect">
                            <a:avLst/>
                          </a:prstGeom>
                          <a:noFill/>
                          <a:ln w="9525">
                            <a:noFill/>
                            <a:miter lim="800000"/>
                            <a:headEnd/>
                            <a:tailEnd/>
                          </a:ln>
                        </pic:spPr>
                      </pic:pic>
                    </a:graphicData>
                  </a:graphic>
                </wp:inline>
              </w:drawing>
            </w:r>
          </w:p>
          <w:p w:rsidR="0052091C" w:rsidRDefault="0052091C" w:rsidP="0052091C">
            <w:pPr>
              <w:pStyle w:val="Heading3"/>
              <w:rPr>
                <w:rFonts w:ascii="inherit" w:hAnsi="inherit" w:cs="Arial"/>
                <w:color w:val="333333"/>
                <w:sz w:val="15"/>
                <w:szCs w:val="15"/>
              </w:rPr>
            </w:pPr>
            <w:hyperlink r:id="rId79" w:history="1">
              <w:r>
                <w:rPr>
                  <w:rStyle w:val="Hyperlink"/>
                  <w:rFonts w:cs="Arial"/>
                </w:rPr>
                <w:t xml:space="preserve">Selenium </w:t>
              </w:r>
              <w:proofErr w:type="spellStart"/>
              <w:r>
                <w:rPr>
                  <w:rStyle w:val="Hyperlink"/>
                  <w:rFonts w:cs="Arial"/>
                </w:rPr>
                <w:t>Docker</w:t>
              </w:r>
              <w:proofErr w:type="spellEnd"/>
              <w:r>
                <w:rPr>
                  <w:rStyle w:val="Hyperlink"/>
                  <w:rFonts w:cs="Arial"/>
                </w:rPr>
                <w:t xml:space="preserve"> Integration </w:t>
              </w:r>
              <w:proofErr w:type="gramStart"/>
              <w:r>
                <w:rPr>
                  <w:rStyle w:val="Hyperlink"/>
                  <w:rFonts w:cs="Arial"/>
                </w:rPr>
                <w:t>Through</w:t>
              </w:r>
              <w:proofErr w:type="gramEnd"/>
              <w:r>
                <w:rPr>
                  <w:rStyle w:val="Hyperlink"/>
                  <w:rFonts w:cs="Arial"/>
                </w:rPr>
                <w:t xml:space="preserve"> </w:t>
              </w:r>
              <w:proofErr w:type="spellStart"/>
              <w:r>
                <w:rPr>
                  <w:rStyle w:val="Hyperlink"/>
                  <w:rFonts w:cs="Arial"/>
                </w:rPr>
                <w:t>Jenkinsfile</w:t>
              </w:r>
              <w:proofErr w:type="spellEnd"/>
              <w:r>
                <w:rPr>
                  <w:rStyle w:val="Hyperlink"/>
                  <w:rFonts w:cs="Arial"/>
                </w:rPr>
                <w:t xml:space="preserve"> – Part 3 – Executing Tests Inside </w:t>
              </w:r>
              <w:proofErr w:type="spellStart"/>
              <w:r>
                <w:rPr>
                  <w:rStyle w:val="Hyperlink"/>
                  <w:rFonts w:cs="Arial"/>
                </w:rPr>
                <w:t>Docker</w:t>
              </w:r>
              <w:proofErr w:type="spellEnd"/>
              <w:r>
                <w:rPr>
                  <w:rStyle w:val="Hyperlink"/>
                  <w:rFonts w:cs="Arial"/>
                </w:rPr>
                <w:t xml:space="preserve"> Container</w:t>
              </w:r>
            </w:hyperlink>
          </w:p>
          <w:p w:rsidR="0052091C" w:rsidRDefault="0052091C" w:rsidP="0052091C">
            <w:pPr>
              <w:rPr>
                <w:rFonts w:ascii="Helvetica" w:hAnsi="Helvetica" w:cs="Arial"/>
                <w:color w:val="333333"/>
                <w:sz w:val="10"/>
                <w:szCs w:val="10"/>
              </w:rPr>
            </w:pPr>
            <w:r>
              <w:rPr>
                <w:rStyle w:val="entry-date"/>
                <w:rFonts w:ascii="Helvetica" w:hAnsi="Helvetica" w:cs="Arial"/>
                <w:color w:val="333333"/>
                <w:sz w:val="10"/>
                <w:szCs w:val="10"/>
              </w:rPr>
              <w:t>July 2, 2018</w:t>
            </w:r>
            <w:r>
              <w:rPr>
                <w:rFonts w:ascii="Helvetica" w:hAnsi="Helvetica" w:cs="Arial"/>
                <w:color w:val="333333"/>
                <w:sz w:val="10"/>
                <w:szCs w:val="10"/>
              </w:rPr>
              <w:t xml:space="preserve"> </w:t>
            </w:r>
            <w:hyperlink r:id="rId80" w:anchor="comments" w:history="1">
              <w:r>
                <w:rPr>
                  <w:rStyle w:val="Hyperlink"/>
                  <w:rFonts w:ascii="Helvetica" w:hAnsi="Helvetica" w:cs="Arial"/>
                  <w:sz w:val="10"/>
                  <w:szCs w:val="10"/>
                </w:rPr>
                <w:t>6 comments</w:t>
              </w:r>
            </w:hyperlink>
            <w:r>
              <w:rPr>
                <w:rStyle w:val="entry-comments"/>
                <w:rFonts w:ascii="Helvetica" w:hAnsi="Helvetica" w:cs="Arial"/>
                <w:color w:val="333333"/>
                <w:sz w:val="10"/>
                <w:szCs w:val="10"/>
              </w:rPr>
              <w:t xml:space="preserve"> </w:t>
            </w:r>
            <w:r>
              <w:rPr>
                <w:rStyle w:val="entry-standard"/>
                <w:rFonts w:ascii="Helvetica" w:hAnsi="Helvetica" w:cs="Arial"/>
                <w:color w:val="333333"/>
                <w:sz w:val="10"/>
                <w:szCs w:val="10"/>
              </w:rPr>
              <w:t>Article</w:t>
            </w:r>
            <w:r>
              <w:rPr>
                <w:rFonts w:ascii="Helvetica" w:hAnsi="Helvetica" w:cs="Arial"/>
                <w:color w:val="333333"/>
                <w:sz w:val="10"/>
                <w:szCs w:val="10"/>
              </w:rPr>
              <w:t xml:space="preserve"> </w:t>
            </w:r>
          </w:p>
          <w:p w:rsidR="0052091C" w:rsidRDefault="0052091C" w:rsidP="0052091C">
            <w:pPr>
              <w:spacing w:after="68"/>
              <w:rPr>
                <w:rFonts w:ascii="Helvetica" w:hAnsi="Helvetica" w:cs="Arial"/>
                <w:color w:val="333333"/>
                <w:sz w:val="11"/>
                <w:szCs w:val="11"/>
              </w:rPr>
            </w:pPr>
            <w:r>
              <w:rPr>
                <w:rFonts w:ascii="Helvetica" w:hAnsi="Helvetica" w:cs="Arial"/>
                <w:color w:val="333333"/>
                <w:sz w:val="11"/>
                <w:szCs w:val="11"/>
              </w:rPr>
              <w:t xml:space="preserve">Overview: This is Part 3 of Selenium </w:t>
            </w:r>
            <w:proofErr w:type="spellStart"/>
            <w:r>
              <w:rPr>
                <w:rFonts w:ascii="Helvetica" w:hAnsi="Helvetica" w:cs="Arial"/>
                <w:color w:val="333333"/>
                <w:sz w:val="11"/>
                <w:szCs w:val="11"/>
              </w:rPr>
              <w:t>Docker</w:t>
            </w:r>
            <w:proofErr w:type="spellEnd"/>
            <w:r>
              <w:rPr>
                <w:rFonts w:ascii="Helvetica" w:hAnsi="Helvetica" w:cs="Arial"/>
                <w:color w:val="333333"/>
                <w:sz w:val="11"/>
                <w:szCs w:val="11"/>
              </w:rPr>
              <w:t xml:space="preserve"> Integration Through </w:t>
            </w:r>
            <w:proofErr w:type="spellStart"/>
            <w:r>
              <w:rPr>
                <w:rFonts w:ascii="Helvetica" w:hAnsi="Helvetica" w:cs="Arial"/>
                <w:color w:val="333333"/>
                <w:sz w:val="11"/>
                <w:szCs w:val="11"/>
              </w:rPr>
              <w:t>Jenkinsfile</w:t>
            </w:r>
            <w:proofErr w:type="spellEnd"/>
            <w:r>
              <w:rPr>
                <w:rFonts w:ascii="Helvetica" w:hAnsi="Helvetica" w:cs="Arial"/>
                <w:color w:val="333333"/>
                <w:sz w:val="11"/>
                <w:szCs w:val="11"/>
              </w:rPr>
              <w:t xml:space="preserve"> series. If you have not read the Part 1 &amp; Part 2, I would request you to check below. Selenium </w:t>
            </w:r>
            <w:proofErr w:type="spellStart"/>
            <w:r>
              <w:rPr>
                <w:rFonts w:ascii="Helvetica" w:hAnsi="Helvetica" w:cs="Arial"/>
                <w:color w:val="333333"/>
                <w:sz w:val="11"/>
                <w:szCs w:val="11"/>
              </w:rPr>
              <w:t>Docker</w:t>
            </w:r>
            <w:proofErr w:type="spellEnd"/>
            <w:r>
              <w:rPr>
                <w:rFonts w:ascii="Helvetica" w:hAnsi="Helvetica" w:cs="Arial"/>
                <w:color w:val="333333"/>
                <w:sz w:val="11"/>
                <w:szCs w:val="11"/>
              </w:rPr>
              <w:t xml:space="preserve"> Integration Through </w:t>
            </w:r>
            <w:proofErr w:type="spellStart"/>
            <w:r>
              <w:rPr>
                <w:rFonts w:ascii="Helvetica" w:hAnsi="Helvetica" w:cs="Arial"/>
                <w:color w:val="333333"/>
                <w:sz w:val="11"/>
                <w:szCs w:val="11"/>
              </w:rPr>
              <w:t>Jenkinsfile</w:t>
            </w:r>
            <w:proofErr w:type="spellEnd"/>
            <w:r>
              <w:rPr>
                <w:rFonts w:ascii="Helvetica" w:hAnsi="Helvetica" w:cs="Arial"/>
                <w:color w:val="333333"/>
                <w:sz w:val="11"/>
                <w:szCs w:val="11"/>
              </w:rPr>
              <w:t xml:space="preserve"> – Part 1 – Setting Up Tests &amp; Dependencies Selenium </w:t>
            </w:r>
            <w:proofErr w:type="spellStart"/>
            <w:r>
              <w:rPr>
                <w:rFonts w:ascii="Helvetica" w:hAnsi="Helvetica" w:cs="Arial"/>
                <w:color w:val="333333"/>
                <w:sz w:val="11"/>
                <w:szCs w:val="11"/>
              </w:rPr>
              <w:t>Docker</w:t>
            </w:r>
            <w:proofErr w:type="spellEnd"/>
            <w:r>
              <w:rPr>
                <w:rFonts w:ascii="Helvetica" w:hAnsi="Helvetica" w:cs="Arial"/>
                <w:color w:val="333333"/>
                <w:sz w:val="11"/>
                <w:szCs w:val="11"/>
              </w:rPr>
              <w:t xml:space="preserve"> Integration Through </w:t>
            </w:r>
            <w:proofErr w:type="spellStart"/>
            <w:r>
              <w:rPr>
                <w:rFonts w:ascii="Helvetica" w:hAnsi="Helvetica" w:cs="Arial"/>
                <w:color w:val="333333"/>
                <w:sz w:val="11"/>
                <w:szCs w:val="11"/>
              </w:rPr>
              <w:t>Jenkinsfile</w:t>
            </w:r>
            <w:proofErr w:type="spellEnd"/>
            <w:r>
              <w:rPr>
                <w:rFonts w:ascii="Helvetica" w:hAnsi="Helvetica" w:cs="Arial"/>
                <w:color w:val="333333"/>
                <w:sz w:val="11"/>
                <w:szCs w:val="11"/>
              </w:rPr>
              <w:t xml:space="preserve"> – Part 2 – Building </w:t>
            </w:r>
            <w:proofErr w:type="spellStart"/>
            <w:r>
              <w:rPr>
                <w:rFonts w:ascii="Helvetica" w:hAnsi="Helvetica" w:cs="Arial"/>
                <w:color w:val="333333"/>
                <w:sz w:val="11"/>
                <w:szCs w:val="11"/>
              </w:rPr>
              <w:t>Docker</w:t>
            </w:r>
            <w:proofErr w:type="spellEnd"/>
            <w:r>
              <w:rPr>
                <w:rFonts w:ascii="Helvetica" w:hAnsi="Helvetica" w:cs="Arial"/>
                <w:color w:val="333333"/>
                <w:sz w:val="11"/>
                <w:szCs w:val="11"/>
              </w:rPr>
              <w:t xml:space="preserve"> Image &amp;</w:t>
            </w:r>
          </w:p>
          <w:p w:rsidR="0052091C" w:rsidRDefault="0052091C" w:rsidP="0052091C">
            <w:pPr>
              <w:rPr>
                <w:rFonts w:ascii="Helvetica" w:hAnsi="Helvetica" w:cs="Arial"/>
                <w:color w:val="333333"/>
                <w:sz w:val="10"/>
                <w:szCs w:val="10"/>
              </w:rPr>
            </w:pPr>
            <w:hyperlink r:id="rId81" w:tooltip="More" w:history="1">
              <w:r>
                <w:rPr>
                  <w:rStyle w:val="button5"/>
                  <w:rFonts w:ascii="Helvetica" w:hAnsi="Helvetica" w:cs="Arial"/>
                  <w:color w:val="333333"/>
                  <w:sz w:val="10"/>
                  <w:szCs w:val="10"/>
                </w:rPr>
                <w:t>Read More</w:t>
              </w:r>
              <w:r>
                <w:rPr>
                  <w:rStyle w:val="Hyperlink"/>
                  <w:rFonts w:ascii="Helvetica" w:hAnsi="Helvetica" w:cs="Arial"/>
                  <w:sz w:val="10"/>
                  <w:szCs w:val="10"/>
                </w:rPr>
                <w:t xml:space="preserve"> </w:t>
              </w:r>
            </w:hyperlink>
          </w:p>
          <w:p w:rsidR="0052091C" w:rsidRDefault="0052091C" w:rsidP="0052091C">
            <w:pPr>
              <w:rPr>
                <w:rFonts w:ascii="Helvetica" w:hAnsi="Helvetica" w:cs="Arial"/>
                <w:color w:val="333333"/>
                <w:sz w:val="10"/>
                <w:szCs w:val="10"/>
              </w:rPr>
            </w:pPr>
            <w:r>
              <w:rPr>
                <w:rFonts w:ascii="Helvetica" w:hAnsi="Helvetica" w:cs="Arial"/>
                <w:noProof/>
                <w:color w:val="333333"/>
                <w:sz w:val="10"/>
                <w:szCs w:val="10"/>
              </w:rPr>
              <w:lastRenderedPageBreak/>
              <w:drawing>
                <wp:inline distT="0" distB="0" distL="0" distR="0">
                  <wp:extent cx="7618730" cy="4086860"/>
                  <wp:effectExtent l="19050" t="0" r="1270" b="0"/>
                  <wp:docPr id="36" name="Picture 36" descr="docker-volume-mapping-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ocker-volume-mapping-header"/>
                          <pic:cNvPicPr>
                            <a:picLocks noChangeAspect="1" noChangeArrowheads="1"/>
                          </pic:cNvPicPr>
                        </pic:nvPicPr>
                        <pic:blipFill>
                          <a:blip r:embed="rId15" cstate="print"/>
                          <a:srcRect/>
                          <a:stretch>
                            <a:fillRect/>
                          </a:stretch>
                        </pic:blipFill>
                        <pic:spPr bwMode="auto">
                          <a:xfrm>
                            <a:off x="0" y="0"/>
                            <a:ext cx="7618730" cy="4086860"/>
                          </a:xfrm>
                          <a:prstGeom prst="rect">
                            <a:avLst/>
                          </a:prstGeom>
                          <a:noFill/>
                          <a:ln w="9525">
                            <a:noFill/>
                            <a:miter lim="800000"/>
                            <a:headEnd/>
                            <a:tailEnd/>
                          </a:ln>
                        </pic:spPr>
                      </pic:pic>
                    </a:graphicData>
                  </a:graphic>
                </wp:inline>
              </w:drawing>
            </w:r>
          </w:p>
          <w:p w:rsidR="0052091C" w:rsidRDefault="0052091C" w:rsidP="0052091C">
            <w:pPr>
              <w:pStyle w:val="Heading3"/>
              <w:rPr>
                <w:rFonts w:ascii="inherit" w:hAnsi="inherit" w:cs="Arial"/>
                <w:color w:val="333333"/>
                <w:sz w:val="15"/>
                <w:szCs w:val="15"/>
              </w:rPr>
            </w:pPr>
            <w:hyperlink r:id="rId82" w:history="1">
              <w:r>
                <w:rPr>
                  <w:rStyle w:val="Hyperlink"/>
                  <w:rFonts w:cs="Arial"/>
                </w:rPr>
                <w:t xml:space="preserve">Selenium </w:t>
              </w:r>
              <w:proofErr w:type="spellStart"/>
              <w:r>
                <w:rPr>
                  <w:rStyle w:val="Hyperlink"/>
                  <w:rFonts w:cs="Arial"/>
                </w:rPr>
                <w:t>Docker</w:t>
              </w:r>
              <w:proofErr w:type="spellEnd"/>
              <w:r>
                <w:rPr>
                  <w:rStyle w:val="Hyperlink"/>
                  <w:rFonts w:cs="Arial"/>
                </w:rPr>
                <w:t xml:space="preserve"> Integration </w:t>
              </w:r>
              <w:proofErr w:type="gramStart"/>
              <w:r>
                <w:rPr>
                  <w:rStyle w:val="Hyperlink"/>
                  <w:rFonts w:cs="Arial"/>
                </w:rPr>
                <w:t>Through</w:t>
              </w:r>
              <w:proofErr w:type="gramEnd"/>
              <w:r>
                <w:rPr>
                  <w:rStyle w:val="Hyperlink"/>
                  <w:rFonts w:cs="Arial"/>
                </w:rPr>
                <w:t xml:space="preserve"> </w:t>
              </w:r>
              <w:proofErr w:type="spellStart"/>
              <w:r>
                <w:rPr>
                  <w:rStyle w:val="Hyperlink"/>
                  <w:rFonts w:cs="Arial"/>
                </w:rPr>
                <w:t>Jenkinsfile</w:t>
              </w:r>
              <w:proofErr w:type="spellEnd"/>
              <w:r>
                <w:rPr>
                  <w:rStyle w:val="Hyperlink"/>
                  <w:rFonts w:cs="Arial"/>
                </w:rPr>
                <w:t xml:space="preserve"> – Part 2 – Building </w:t>
              </w:r>
              <w:proofErr w:type="spellStart"/>
              <w:r>
                <w:rPr>
                  <w:rStyle w:val="Hyperlink"/>
                  <w:rFonts w:cs="Arial"/>
                </w:rPr>
                <w:t>Docker</w:t>
              </w:r>
              <w:proofErr w:type="spellEnd"/>
              <w:r>
                <w:rPr>
                  <w:rStyle w:val="Hyperlink"/>
                  <w:rFonts w:cs="Arial"/>
                </w:rPr>
                <w:t xml:space="preserve"> Image &amp; Pushing To </w:t>
              </w:r>
              <w:proofErr w:type="spellStart"/>
              <w:r>
                <w:rPr>
                  <w:rStyle w:val="Hyperlink"/>
                  <w:rFonts w:cs="Arial"/>
                </w:rPr>
                <w:t>Dockerhub</w:t>
              </w:r>
              <w:proofErr w:type="spellEnd"/>
            </w:hyperlink>
          </w:p>
          <w:p w:rsidR="0052091C" w:rsidRDefault="0052091C" w:rsidP="0052091C">
            <w:pPr>
              <w:rPr>
                <w:rFonts w:ascii="Helvetica" w:hAnsi="Helvetica" w:cs="Arial"/>
                <w:color w:val="333333"/>
                <w:sz w:val="10"/>
                <w:szCs w:val="10"/>
              </w:rPr>
            </w:pPr>
            <w:r>
              <w:rPr>
                <w:rStyle w:val="entry-date"/>
                <w:rFonts w:ascii="Helvetica" w:hAnsi="Helvetica" w:cs="Arial"/>
                <w:color w:val="333333"/>
                <w:sz w:val="10"/>
                <w:szCs w:val="10"/>
              </w:rPr>
              <w:t>June 25, 2018</w:t>
            </w:r>
            <w:r>
              <w:rPr>
                <w:rFonts w:ascii="Helvetica" w:hAnsi="Helvetica" w:cs="Arial"/>
                <w:color w:val="333333"/>
                <w:sz w:val="10"/>
                <w:szCs w:val="10"/>
              </w:rPr>
              <w:t xml:space="preserve"> </w:t>
            </w:r>
            <w:hyperlink r:id="rId83" w:anchor="comments" w:history="1">
              <w:r>
                <w:rPr>
                  <w:rStyle w:val="Hyperlink"/>
                  <w:rFonts w:ascii="Helvetica" w:hAnsi="Helvetica" w:cs="Arial"/>
                  <w:sz w:val="10"/>
                  <w:szCs w:val="10"/>
                </w:rPr>
                <w:t>4 comments</w:t>
              </w:r>
            </w:hyperlink>
            <w:r>
              <w:rPr>
                <w:rStyle w:val="entry-comments"/>
                <w:rFonts w:ascii="Helvetica" w:hAnsi="Helvetica" w:cs="Arial"/>
                <w:color w:val="333333"/>
                <w:sz w:val="10"/>
                <w:szCs w:val="10"/>
              </w:rPr>
              <w:t xml:space="preserve"> </w:t>
            </w:r>
            <w:r>
              <w:rPr>
                <w:rStyle w:val="entry-standard"/>
                <w:rFonts w:ascii="Helvetica" w:hAnsi="Helvetica" w:cs="Arial"/>
                <w:color w:val="333333"/>
                <w:sz w:val="10"/>
                <w:szCs w:val="10"/>
              </w:rPr>
              <w:t>Article</w:t>
            </w:r>
            <w:r>
              <w:rPr>
                <w:rFonts w:ascii="Helvetica" w:hAnsi="Helvetica" w:cs="Arial"/>
                <w:color w:val="333333"/>
                <w:sz w:val="10"/>
                <w:szCs w:val="10"/>
              </w:rPr>
              <w:t xml:space="preserve"> </w:t>
            </w:r>
          </w:p>
          <w:p w:rsidR="0052091C" w:rsidRDefault="0052091C" w:rsidP="0052091C">
            <w:pPr>
              <w:spacing w:after="68"/>
              <w:rPr>
                <w:rFonts w:ascii="Helvetica" w:hAnsi="Helvetica" w:cs="Arial"/>
                <w:color w:val="333333"/>
                <w:sz w:val="11"/>
                <w:szCs w:val="11"/>
              </w:rPr>
            </w:pPr>
            <w:r>
              <w:rPr>
                <w:rFonts w:ascii="Helvetica" w:hAnsi="Helvetica" w:cs="Arial"/>
                <w:color w:val="333333"/>
                <w:sz w:val="11"/>
                <w:szCs w:val="11"/>
              </w:rPr>
              <w:t xml:space="preserve">Overview: This is Part 2 of Selenium </w:t>
            </w:r>
            <w:proofErr w:type="spellStart"/>
            <w:r>
              <w:rPr>
                <w:rFonts w:ascii="Helvetica" w:hAnsi="Helvetica" w:cs="Arial"/>
                <w:color w:val="333333"/>
                <w:sz w:val="11"/>
                <w:szCs w:val="11"/>
              </w:rPr>
              <w:t>Docker</w:t>
            </w:r>
            <w:proofErr w:type="spellEnd"/>
            <w:r>
              <w:rPr>
                <w:rFonts w:ascii="Helvetica" w:hAnsi="Helvetica" w:cs="Arial"/>
                <w:color w:val="333333"/>
                <w:sz w:val="11"/>
                <w:szCs w:val="11"/>
              </w:rPr>
              <w:t xml:space="preserve"> Integration Through </w:t>
            </w:r>
            <w:proofErr w:type="spellStart"/>
            <w:r>
              <w:rPr>
                <w:rFonts w:ascii="Helvetica" w:hAnsi="Helvetica" w:cs="Arial"/>
                <w:color w:val="333333"/>
                <w:sz w:val="11"/>
                <w:szCs w:val="11"/>
              </w:rPr>
              <w:t>Jenkinsfile</w:t>
            </w:r>
            <w:proofErr w:type="spellEnd"/>
            <w:r>
              <w:rPr>
                <w:rFonts w:ascii="Helvetica" w:hAnsi="Helvetica" w:cs="Arial"/>
                <w:color w:val="333333"/>
                <w:sz w:val="11"/>
                <w:szCs w:val="11"/>
              </w:rPr>
              <w:t xml:space="preserve"> series. If you have not read the Part 1, I would request you to check here. In this part, </w:t>
            </w:r>
            <w:proofErr w:type="spellStart"/>
            <w:r>
              <w:rPr>
                <w:rFonts w:ascii="Helvetica" w:hAnsi="Helvetica" w:cs="Arial"/>
                <w:color w:val="333333"/>
                <w:sz w:val="11"/>
                <w:szCs w:val="11"/>
              </w:rPr>
              <w:t>Lets</w:t>
            </w:r>
            <w:proofErr w:type="spellEnd"/>
            <w:r>
              <w:rPr>
                <w:rFonts w:ascii="Helvetica" w:hAnsi="Helvetica" w:cs="Arial"/>
                <w:color w:val="333333"/>
                <w:sz w:val="11"/>
                <w:szCs w:val="11"/>
              </w:rPr>
              <w:t xml:space="preserve"> see how to create a </w:t>
            </w:r>
            <w:proofErr w:type="spellStart"/>
            <w:r>
              <w:rPr>
                <w:rFonts w:ascii="Helvetica" w:hAnsi="Helvetica" w:cs="Arial"/>
                <w:color w:val="333333"/>
                <w:sz w:val="11"/>
                <w:szCs w:val="11"/>
              </w:rPr>
              <w:t>Dockerfile</w:t>
            </w:r>
            <w:proofErr w:type="spellEnd"/>
            <w:r>
              <w:rPr>
                <w:rFonts w:ascii="Helvetica" w:hAnsi="Helvetica" w:cs="Arial"/>
                <w:color w:val="333333"/>
                <w:sz w:val="11"/>
                <w:szCs w:val="11"/>
              </w:rPr>
              <w:t xml:space="preserve">, build an Image using </w:t>
            </w:r>
            <w:proofErr w:type="spellStart"/>
            <w:r>
              <w:rPr>
                <w:rFonts w:ascii="Helvetica" w:hAnsi="Helvetica" w:cs="Arial"/>
                <w:color w:val="333333"/>
                <w:sz w:val="11"/>
                <w:szCs w:val="11"/>
              </w:rPr>
              <w:t>Dockerfile</w:t>
            </w:r>
            <w:proofErr w:type="spellEnd"/>
            <w:r>
              <w:rPr>
                <w:rFonts w:ascii="Helvetica" w:hAnsi="Helvetica" w:cs="Arial"/>
                <w:color w:val="333333"/>
                <w:sz w:val="11"/>
                <w:szCs w:val="11"/>
              </w:rPr>
              <w:t xml:space="preserve"> and push the image to </w:t>
            </w:r>
            <w:proofErr w:type="spellStart"/>
            <w:r>
              <w:rPr>
                <w:rFonts w:ascii="Helvetica" w:hAnsi="Helvetica" w:cs="Arial"/>
                <w:color w:val="333333"/>
                <w:sz w:val="11"/>
                <w:szCs w:val="11"/>
              </w:rPr>
              <w:t>Docker</w:t>
            </w:r>
            <w:proofErr w:type="spellEnd"/>
            <w:r>
              <w:rPr>
                <w:rFonts w:ascii="Helvetica" w:hAnsi="Helvetica" w:cs="Arial"/>
                <w:color w:val="333333"/>
                <w:sz w:val="11"/>
                <w:szCs w:val="11"/>
              </w:rPr>
              <w:t xml:space="preserve"> hub for distribution. Prerequisite: You have working project in </w:t>
            </w:r>
            <w:proofErr w:type="spellStart"/>
            <w:r>
              <w:rPr>
                <w:rFonts w:ascii="Helvetica" w:hAnsi="Helvetica" w:cs="Arial"/>
                <w:color w:val="333333"/>
                <w:sz w:val="11"/>
                <w:szCs w:val="11"/>
              </w:rPr>
              <w:t>GitHub</w:t>
            </w:r>
            <w:proofErr w:type="spellEnd"/>
          </w:p>
          <w:p w:rsidR="0052091C" w:rsidRDefault="0052091C" w:rsidP="0052091C">
            <w:pPr>
              <w:rPr>
                <w:rFonts w:ascii="Helvetica" w:hAnsi="Helvetica" w:cs="Arial"/>
                <w:color w:val="333333"/>
                <w:sz w:val="10"/>
                <w:szCs w:val="10"/>
              </w:rPr>
            </w:pPr>
            <w:hyperlink r:id="rId84" w:tooltip="More" w:history="1">
              <w:r>
                <w:rPr>
                  <w:rStyle w:val="button5"/>
                  <w:rFonts w:ascii="Helvetica" w:hAnsi="Helvetica" w:cs="Arial"/>
                  <w:color w:val="333333"/>
                  <w:sz w:val="10"/>
                  <w:szCs w:val="10"/>
                </w:rPr>
                <w:t>Read More</w:t>
              </w:r>
              <w:r>
                <w:rPr>
                  <w:rStyle w:val="Hyperlink"/>
                  <w:rFonts w:ascii="Helvetica" w:hAnsi="Helvetica" w:cs="Arial"/>
                  <w:sz w:val="10"/>
                  <w:szCs w:val="10"/>
                </w:rPr>
                <w:t xml:space="preserve"> </w:t>
              </w:r>
            </w:hyperlink>
          </w:p>
          <w:p w:rsidR="0052091C" w:rsidRDefault="0052091C" w:rsidP="0052091C">
            <w:pPr>
              <w:rPr>
                <w:rFonts w:ascii="Helvetica" w:hAnsi="Helvetica" w:cs="Arial"/>
                <w:color w:val="333333"/>
                <w:sz w:val="10"/>
                <w:szCs w:val="10"/>
              </w:rPr>
            </w:pPr>
            <w:r>
              <w:rPr>
                <w:rFonts w:ascii="Helvetica" w:hAnsi="Helvetica" w:cs="Arial"/>
                <w:noProof/>
                <w:color w:val="333333"/>
                <w:sz w:val="10"/>
                <w:szCs w:val="10"/>
              </w:rPr>
              <w:lastRenderedPageBreak/>
              <w:drawing>
                <wp:inline distT="0" distB="0" distL="0" distR="0">
                  <wp:extent cx="7618730" cy="4086860"/>
                  <wp:effectExtent l="19050" t="0" r="1270" b="0"/>
                  <wp:docPr id="37" name="Picture 37" descr="docker-volume-mapping-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ocker-volume-mapping-header"/>
                          <pic:cNvPicPr>
                            <a:picLocks noChangeAspect="1" noChangeArrowheads="1"/>
                          </pic:cNvPicPr>
                        </pic:nvPicPr>
                        <pic:blipFill>
                          <a:blip r:embed="rId15" cstate="print"/>
                          <a:srcRect/>
                          <a:stretch>
                            <a:fillRect/>
                          </a:stretch>
                        </pic:blipFill>
                        <pic:spPr bwMode="auto">
                          <a:xfrm>
                            <a:off x="0" y="0"/>
                            <a:ext cx="7618730" cy="4086860"/>
                          </a:xfrm>
                          <a:prstGeom prst="rect">
                            <a:avLst/>
                          </a:prstGeom>
                          <a:noFill/>
                          <a:ln w="9525">
                            <a:noFill/>
                            <a:miter lim="800000"/>
                            <a:headEnd/>
                            <a:tailEnd/>
                          </a:ln>
                        </pic:spPr>
                      </pic:pic>
                    </a:graphicData>
                  </a:graphic>
                </wp:inline>
              </w:drawing>
            </w:r>
          </w:p>
          <w:p w:rsidR="0052091C" w:rsidRDefault="0052091C" w:rsidP="0052091C">
            <w:pPr>
              <w:pStyle w:val="Heading3"/>
              <w:rPr>
                <w:rFonts w:ascii="inherit" w:hAnsi="inherit" w:cs="Arial"/>
                <w:color w:val="333333"/>
                <w:sz w:val="15"/>
                <w:szCs w:val="15"/>
              </w:rPr>
            </w:pPr>
            <w:hyperlink r:id="rId85" w:history="1">
              <w:r>
                <w:rPr>
                  <w:rStyle w:val="Hyperlink"/>
                  <w:rFonts w:cs="Arial"/>
                </w:rPr>
                <w:t xml:space="preserve">Selenium </w:t>
              </w:r>
              <w:proofErr w:type="spellStart"/>
              <w:r>
                <w:rPr>
                  <w:rStyle w:val="Hyperlink"/>
                  <w:rFonts w:cs="Arial"/>
                </w:rPr>
                <w:t>Docker</w:t>
              </w:r>
              <w:proofErr w:type="spellEnd"/>
              <w:r>
                <w:rPr>
                  <w:rStyle w:val="Hyperlink"/>
                  <w:rFonts w:cs="Arial"/>
                </w:rPr>
                <w:t xml:space="preserve"> Integration </w:t>
              </w:r>
              <w:proofErr w:type="gramStart"/>
              <w:r>
                <w:rPr>
                  <w:rStyle w:val="Hyperlink"/>
                  <w:rFonts w:cs="Arial"/>
                </w:rPr>
                <w:t>Through</w:t>
              </w:r>
              <w:proofErr w:type="gramEnd"/>
              <w:r>
                <w:rPr>
                  <w:rStyle w:val="Hyperlink"/>
                  <w:rFonts w:cs="Arial"/>
                </w:rPr>
                <w:t xml:space="preserve"> </w:t>
              </w:r>
              <w:proofErr w:type="spellStart"/>
              <w:r>
                <w:rPr>
                  <w:rStyle w:val="Hyperlink"/>
                  <w:rFonts w:cs="Arial"/>
                </w:rPr>
                <w:t>Jenkinsfile</w:t>
              </w:r>
              <w:proofErr w:type="spellEnd"/>
              <w:r>
                <w:rPr>
                  <w:rStyle w:val="Hyperlink"/>
                  <w:rFonts w:cs="Arial"/>
                </w:rPr>
                <w:t xml:space="preserve"> – Part 1 – Setting Up Tests &amp; Dependencies</w:t>
              </w:r>
            </w:hyperlink>
          </w:p>
          <w:p w:rsidR="0052091C" w:rsidRDefault="0052091C" w:rsidP="0052091C">
            <w:pPr>
              <w:rPr>
                <w:rFonts w:ascii="Helvetica" w:hAnsi="Helvetica" w:cs="Arial"/>
                <w:color w:val="333333"/>
                <w:sz w:val="10"/>
                <w:szCs w:val="10"/>
              </w:rPr>
            </w:pPr>
            <w:r>
              <w:rPr>
                <w:rStyle w:val="entry-date"/>
                <w:rFonts w:ascii="Helvetica" w:hAnsi="Helvetica" w:cs="Arial"/>
                <w:color w:val="333333"/>
                <w:sz w:val="10"/>
                <w:szCs w:val="10"/>
              </w:rPr>
              <w:t>June 18, 2018</w:t>
            </w:r>
            <w:r>
              <w:rPr>
                <w:rFonts w:ascii="Helvetica" w:hAnsi="Helvetica" w:cs="Arial"/>
                <w:color w:val="333333"/>
                <w:sz w:val="10"/>
                <w:szCs w:val="10"/>
              </w:rPr>
              <w:t xml:space="preserve"> </w:t>
            </w:r>
            <w:hyperlink r:id="rId86" w:anchor="respond" w:history="1">
              <w:r>
                <w:rPr>
                  <w:rStyle w:val="Hyperlink"/>
                  <w:rFonts w:ascii="Helvetica" w:hAnsi="Helvetica" w:cs="Arial"/>
                  <w:sz w:val="10"/>
                  <w:szCs w:val="10"/>
                </w:rPr>
                <w:t>No comments</w:t>
              </w:r>
            </w:hyperlink>
            <w:r>
              <w:rPr>
                <w:rStyle w:val="entry-comments"/>
                <w:rFonts w:ascii="Helvetica" w:hAnsi="Helvetica" w:cs="Arial"/>
                <w:color w:val="333333"/>
                <w:sz w:val="10"/>
                <w:szCs w:val="10"/>
              </w:rPr>
              <w:t xml:space="preserve"> </w:t>
            </w:r>
            <w:r>
              <w:rPr>
                <w:rStyle w:val="entry-standard"/>
                <w:rFonts w:ascii="Helvetica" w:hAnsi="Helvetica" w:cs="Arial"/>
                <w:color w:val="333333"/>
                <w:sz w:val="10"/>
                <w:szCs w:val="10"/>
              </w:rPr>
              <w:t>Article</w:t>
            </w:r>
            <w:r>
              <w:rPr>
                <w:rFonts w:ascii="Helvetica" w:hAnsi="Helvetica" w:cs="Arial"/>
                <w:color w:val="333333"/>
                <w:sz w:val="10"/>
                <w:szCs w:val="10"/>
              </w:rPr>
              <w:t xml:space="preserve"> </w:t>
            </w:r>
          </w:p>
          <w:p w:rsidR="0052091C" w:rsidRDefault="0052091C" w:rsidP="0052091C">
            <w:pPr>
              <w:spacing w:after="68"/>
              <w:rPr>
                <w:rFonts w:ascii="Helvetica" w:hAnsi="Helvetica" w:cs="Arial"/>
                <w:color w:val="333333"/>
                <w:sz w:val="11"/>
                <w:szCs w:val="11"/>
              </w:rPr>
            </w:pPr>
            <w:r>
              <w:rPr>
                <w:rFonts w:ascii="Helvetica" w:hAnsi="Helvetica" w:cs="Arial"/>
                <w:color w:val="333333"/>
                <w:sz w:val="11"/>
                <w:szCs w:val="11"/>
              </w:rPr>
              <w:t xml:space="preserve">Overview: We already have seen how to create a disposable selenium grid at run time using </w:t>
            </w:r>
            <w:proofErr w:type="spellStart"/>
            <w:r>
              <w:rPr>
                <w:rFonts w:ascii="Helvetica" w:hAnsi="Helvetica" w:cs="Arial"/>
                <w:color w:val="333333"/>
                <w:sz w:val="11"/>
                <w:szCs w:val="11"/>
              </w:rPr>
              <w:t>Docker</w:t>
            </w:r>
            <w:proofErr w:type="spellEnd"/>
            <w:r>
              <w:rPr>
                <w:rFonts w:ascii="Helvetica" w:hAnsi="Helvetica" w:cs="Arial"/>
                <w:color w:val="333333"/>
                <w:sz w:val="11"/>
                <w:szCs w:val="11"/>
              </w:rPr>
              <w:t xml:space="preserve">. How To Create A Disposable Selenium Grid Infrastructure using </w:t>
            </w:r>
            <w:proofErr w:type="spellStart"/>
            <w:r>
              <w:rPr>
                <w:rFonts w:ascii="Helvetica" w:hAnsi="Helvetica" w:cs="Arial"/>
                <w:color w:val="333333"/>
                <w:sz w:val="11"/>
                <w:szCs w:val="11"/>
              </w:rPr>
              <w:t>Docker</w:t>
            </w:r>
            <w:proofErr w:type="spellEnd"/>
            <w:r>
              <w:rPr>
                <w:rFonts w:ascii="Helvetica" w:hAnsi="Helvetica" w:cs="Arial"/>
                <w:color w:val="333333"/>
                <w:sz w:val="11"/>
                <w:szCs w:val="11"/>
              </w:rPr>
              <w:t xml:space="preserve"> How To Create A Disposable Selenium Grid Infrastructure using </w:t>
            </w:r>
            <w:proofErr w:type="spellStart"/>
            <w:r>
              <w:rPr>
                <w:rFonts w:ascii="Helvetica" w:hAnsi="Helvetica" w:cs="Arial"/>
                <w:color w:val="333333"/>
                <w:sz w:val="11"/>
                <w:szCs w:val="11"/>
              </w:rPr>
              <w:t>Docker</w:t>
            </w:r>
            <w:proofErr w:type="spellEnd"/>
            <w:r>
              <w:rPr>
                <w:rFonts w:ascii="Helvetica" w:hAnsi="Helvetica" w:cs="Arial"/>
                <w:color w:val="333333"/>
                <w:sz w:val="11"/>
                <w:szCs w:val="11"/>
              </w:rPr>
              <w:t xml:space="preserve"> – Using </w:t>
            </w:r>
            <w:proofErr w:type="spellStart"/>
            <w:r>
              <w:rPr>
                <w:rFonts w:ascii="Helvetica" w:hAnsi="Helvetica" w:cs="Arial"/>
                <w:color w:val="333333"/>
                <w:sz w:val="11"/>
                <w:szCs w:val="11"/>
              </w:rPr>
              <w:t>Zalenium</w:t>
            </w:r>
            <w:proofErr w:type="spellEnd"/>
            <w:r>
              <w:rPr>
                <w:rFonts w:ascii="Helvetica" w:hAnsi="Helvetica" w:cs="Arial"/>
                <w:color w:val="333333"/>
                <w:sz w:val="11"/>
                <w:szCs w:val="11"/>
              </w:rPr>
              <w:t xml:space="preserve"> In this article, We are going to see how to run our automated tests inside</w:t>
            </w:r>
          </w:p>
          <w:p w:rsidR="0052091C" w:rsidRDefault="0052091C" w:rsidP="0052091C">
            <w:pPr>
              <w:rPr>
                <w:rFonts w:ascii="Helvetica" w:hAnsi="Helvetica" w:cs="Arial"/>
                <w:color w:val="333333"/>
                <w:sz w:val="10"/>
                <w:szCs w:val="10"/>
              </w:rPr>
            </w:pPr>
            <w:hyperlink r:id="rId87" w:tooltip="More" w:history="1">
              <w:r>
                <w:rPr>
                  <w:rStyle w:val="button5"/>
                  <w:rFonts w:ascii="Helvetica" w:hAnsi="Helvetica" w:cs="Arial"/>
                  <w:color w:val="333333"/>
                  <w:sz w:val="10"/>
                  <w:szCs w:val="10"/>
                </w:rPr>
                <w:t>Read More</w:t>
              </w:r>
              <w:r>
                <w:rPr>
                  <w:rStyle w:val="Hyperlink"/>
                  <w:rFonts w:ascii="Helvetica" w:hAnsi="Helvetica" w:cs="Arial"/>
                  <w:sz w:val="10"/>
                  <w:szCs w:val="10"/>
                </w:rPr>
                <w:t xml:space="preserve"> </w:t>
              </w:r>
            </w:hyperlink>
          </w:p>
          <w:p w:rsidR="0052091C" w:rsidRDefault="0052091C" w:rsidP="0052091C">
            <w:pPr>
              <w:rPr>
                <w:rFonts w:ascii="Helvetica" w:hAnsi="Helvetica" w:cs="Arial"/>
                <w:color w:val="333333"/>
                <w:sz w:val="10"/>
                <w:szCs w:val="10"/>
              </w:rPr>
            </w:pPr>
            <w:r>
              <w:rPr>
                <w:rFonts w:ascii="Helvetica" w:hAnsi="Helvetica" w:cs="Arial"/>
                <w:noProof/>
                <w:color w:val="333333"/>
                <w:sz w:val="10"/>
                <w:szCs w:val="10"/>
              </w:rPr>
              <w:lastRenderedPageBreak/>
              <w:drawing>
                <wp:inline distT="0" distB="0" distL="0" distR="0">
                  <wp:extent cx="8953500" cy="4086860"/>
                  <wp:effectExtent l="19050" t="0" r="0" b="0"/>
                  <wp:docPr id="38" name="Picture 38" descr="logo_zalenium_w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logo_zalenium_wide"/>
                          <pic:cNvPicPr>
                            <a:picLocks noChangeAspect="1" noChangeArrowheads="1"/>
                          </pic:cNvPicPr>
                        </pic:nvPicPr>
                        <pic:blipFill>
                          <a:blip r:embed="rId22" cstate="print"/>
                          <a:srcRect/>
                          <a:stretch>
                            <a:fillRect/>
                          </a:stretch>
                        </pic:blipFill>
                        <pic:spPr bwMode="auto">
                          <a:xfrm>
                            <a:off x="0" y="0"/>
                            <a:ext cx="8953500" cy="4086860"/>
                          </a:xfrm>
                          <a:prstGeom prst="rect">
                            <a:avLst/>
                          </a:prstGeom>
                          <a:noFill/>
                          <a:ln w="9525">
                            <a:noFill/>
                            <a:miter lim="800000"/>
                            <a:headEnd/>
                            <a:tailEnd/>
                          </a:ln>
                        </pic:spPr>
                      </pic:pic>
                    </a:graphicData>
                  </a:graphic>
                </wp:inline>
              </w:drawing>
            </w:r>
          </w:p>
          <w:p w:rsidR="0052091C" w:rsidRDefault="0052091C" w:rsidP="0052091C">
            <w:pPr>
              <w:pStyle w:val="Heading3"/>
              <w:rPr>
                <w:rFonts w:ascii="inherit" w:hAnsi="inherit" w:cs="Arial"/>
                <w:color w:val="333333"/>
                <w:sz w:val="15"/>
                <w:szCs w:val="15"/>
              </w:rPr>
            </w:pPr>
            <w:hyperlink r:id="rId88" w:history="1">
              <w:r>
                <w:rPr>
                  <w:rStyle w:val="Hyperlink"/>
                  <w:rFonts w:cs="Arial"/>
                </w:rPr>
                <w:t xml:space="preserve">Selenium </w:t>
              </w:r>
              <w:proofErr w:type="spellStart"/>
              <w:r>
                <w:rPr>
                  <w:rStyle w:val="Hyperlink"/>
                  <w:rFonts w:cs="Arial"/>
                </w:rPr>
                <w:t>WebDriver</w:t>
              </w:r>
              <w:proofErr w:type="spellEnd"/>
              <w:r>
                <w:rPr>
                  <w:rStyle w:val="Hyperlink"/>
                  <w:rFonts w:cs="Arial"/>
                </w:rPr>
                <w:t xml:space="preserve"> – Embedding </w:t>
              </w:r>
              <w:proofErr w:type="spellStart"/>
              <w:r>
                <w:rPr>
                  <w:rStyle w:val="Hyperlink"/>
                  <w:rFonts w:cs="Arial"/>
                </w:rPr>
                <w:t>Zalenium</w:t>
              </w:r>
              <w:proofErr w:type="spellEnd"/>
              <w:r>
                <w:rPr>
                  <w:rStyle w:val="Hyperlink"/>
                  <w:rFonts w:cs="Arial"/>
                </w:rPr>
                <w:t xml:space="preserve"> Live Preview </w:t>
              </w:r>
              <w:proofErr w:type="gramStart"/>
              <w:r>
                <w:rPr>
                  <w:rStyle w:val="Hyperlink"/>
                  <w:rFonts w:cs="Arial"/>
                </w:rPr>
                <w:t>In</w:t>
              </w:r>
              <w:proofErr w:type="gramEnd"/>
              <w:r>
                <w:rPr>
                  <w:rStyle w:val="Hyperlink"/>
                  <w:rFonts w:cs="Arial"/>
                </w:rPr>
                <w:t xml:space="preserve"> Jenkins</w:t>
              </w:r>
            </w:hyperlink>
          </w:p>
          <w:p w:rsidR="0052091C" w:rsidRDefault="0052091C" w:rsidP="0052091C">
            <w:pPr>
              <w:rPr>
                <w:rFonts w:ascii="Helvetica" w:hAnsi="Helvetica" w:cs="Arial"/>
                <w:color w:val="333333"/>
                <w:sz w:val="10"/>
                <w:szCs w:val="10"/>
              </w:rPr>
            </w:pPr>
            <w:r>
              <w:rPr>
                <w:rStyle w:val="entry-date"/>
                <w:rFonts w:ascii="Helvetica" w:hAnsi="Helvetica" w:cs="Arial"/>
                <w:color w:val="333333"/>
                <w:sz w:val="10"/>
                <w:szCs w:val="10"/>
              </w:rPr>
              <w:t>June 11, 2018</w:t>
            </w:r>
            <w:r>
              <w:rPr>
                <w:rFonts w:ascii="Helvetica" w:hAnsi="Helvetica" w:cs="Arial"/>
                <w:color w:val="333333"/>
                <w:sz w:val="10"/>
                <w:szCs w:val="10"/>
              </w:rPr>
              <w:t xml:space="preserve"> </w:t>
            </w:r>
            <w:hyperlink r:id="rId89" w:anchor="comments" w:history="1">
              <w:r>
                <w:rPr>
                  <w:rStyle w:val="Hyperlink"/>
                  <w:rFonts w:ascii="Helvetica" w:hAnsi="Helvetica" w:cs="Arial"/>
                  <w:sz w:val="10"/>
                  <w:szCs w:val="10"/>
                </w:rPr>
                <w:t>4 comments</w:t>
              </w:r>
            </w:hyperlink>
            <w:r>
              <w:rPr>
                <w:rStyle w:val="entry-comments"/>
                <w:rFonts w:ascii="Helvetica" w:hAnsi="Helvetica" w:cs="Arial"/>
                <w:color w:val="333333"/>
                <w:sz w:val="10"/>
                <w:szCs w:val="10"/>
              </w:rPr>
              <w:t xml:space="preserve"> </w:t>
            </w:r>
            <w:r>
              <w:rPr>
                <w:rStyle w:val="entry-standard"/>
                <w:rFonts w:ascii="Helvetica" w:hAnsi="Helvetica" w:cs="Arial"/>
                <w:color w:val="333333"/>
                <w:sz w:val="10"/>
                <w:szCs w:val="10"/>
              </w:rPr>
              <w:t>Article</w:t>
            </w:r>
            <w:r>
              <w:rPr>
                <w:rFonts w:ascii="Helvetica" w:hAnsi="Helvetica" w:cs="Arial"/>
                <w:color w:val="333333"/>
                <w:sz w:val="10"/>
                <w:szCs w:val="10"/>
              </w:rPr>
              <w:t xml:space="preserve"> </w:t>
            </w:r>
          </w:p>
          <w:p w:rsidR="0052091C" w:rsidRDefault="0052091C" w:rsidP="0052091C">
            <w:pPr>
              <w:spacing w:after="68"/>
              <w:rPr>
                <w:rFonts w:ascii="Helvetica" w:hAnsi="Helvetica" w:cs="Arial"/>
                <w:color w:val="333333"/>
                <w:sz w:val="11"/>
                <w:szCs w:val="11"/>
              </w:rPr>
            </w:pPr>
            <w:r>
              <w:rPr>
                <w:rFonts w:ascii="Helvetica" w:hAnsi="Helvetica" w:cs="Arial"/>
                <w:color w:val="333333"/>
                <w:sz w:val="11"/>
                <w:szCs w:val="11"/>
              </w:rPr>
              <w:t xml:space="preserve">Overview: I have been using </w:t>
            </w:r>
            <w:proofErr w:type="spellStart"/>
            <w:r>
              <w:rPr>
                <w:rFonts w:ascii="Helvetica" w:hAnsi="Helvetica" w:cs="Arial"/>
                <w:color w:val="333333"/>
                <w:sz w:val="11"/>
                <w:szCs w:val="11"/>
              </w:rPr>
              <w:t>Docker</w:t>
            </w:r>
            <w:proofErr w:type="spellEnd"/>
            <w:r>
              <w:rPr>
                <w:rFonts w:ascii="Helvetica" w:hAnsi="Helvetica" w:cs="Arial"/>
                <w:color w:val="333333"/>
                <w:sz w:val="11"/>
                <w:szCs w:val="11"/>
              </w:rPr>
              <w:t xml:space="preserve"> a lot for my automated Selenium </w:t>
            </w:r>
            <w:proofErr w:type="spellStart"/>
            <w:r>
              <w:rPr>
                <w:rFonts w:ascii="Helvetica" w:hAnsi="Helvetica" w:cs="Arial"/>
                <w:color w:val="333333"/>
                <w:sz w:val="11"/>
                <w:szCs w:val="11"/>
              </w:rPr>
              <w:t>Webdriver</w:t>
            </w:r>
            <w:proofErr w:type="spellEnd"/>
            <w:r>
              <w:rPr>
                <w:rFonts w:ascii="Helvetica" w:hAnsi="Helvetica" w:cs="Arial"/>
                <w:color w:val="333333"/>
                <w:sz w:val="11"/>
                <w:szCs w:val="11"/>
              </w:rPr>
              <w:t xml:space="preserve"> test execution. I use </w:t>
            </w:r>
            <w:proofErr w:type="spellStart"/>
            <w:r>
              <w:rPr>
                <w:rFonts w:ascii="Helvetica" w:hAnsi="Helvetica" w:cs="Arial"/>
                <w:color w:val="333333"/>
                <w:sz w:val="11"/>
                <w:szCs w:val="11"/>
              </w:rPr>
              <w:t>Zalenium</w:t>
            </w:r>
            <w:proofErr w:type="spellEnd"/>
            <w:r>
              <w:rPr>
                <w:rFonts w:ascii="Helvetica" w:hAnsi="Helvetica" w:cs="Arial"/>
                <w:color w:val="333333"/>
                <w:sz w:val="11"/>
                <w:szCs w:val="11"/>
              </w:rPr>
              <w:t xml:space="preserve"> for the selenium grid. If you are not sure what </w:t>
            </w:r>
            <w:proofErr w:type="spellStart"/>
            <w:r>
              <w:rPr>
                <w:rFonts w:ascii="Helvetica" w:hAnsi="Helvetica" w:cs="Arial"/>
                <w:color w:val="333333"/>
                <w:sz w:val="11"/>
                <w:szCs w:val="11"/>
              </w:rPr>
              <w:t>Zalenium</w:t>
            </w:r>
            <w:proofErr w:type="spellEnd"/>
            <w:r>
              <w:rPr>
                <w:rFonts w:ascii="Helvetica" w:hAnsi="Helvetica" w:cs="Arial"/>
                <w:color w:val="333333"/>
                <w:sz w:val="11"/>
                <w:szCs w:val="11"/>
              </w:rPr>
              <w:t xml:space="preserve"> is, I would suggest you to take a look at this article first. </w:t>
            </w:r>
            <w:proofErr w:type="spellStart"/>
            <w:r>
              <w:rPr>
                <w:rFonts w:ascii="Helvetica" w:hAnsi="Helvetica" w:cs="Arial"/>
                <w:color w:val="333333"/>
                <w:sz w:val="11"/>
                <w:szCs w:val="11"/>
              </w:rPr>
              <w:t>Zalenium</w:t>
            </w:r>
            <w:proofErr w:type="spellEnd"/>
            <w:r>
              <w:rPr>
                <w:rFonts w:ascii="Helvetica" w:hAnsi="Helvetica" w:cs="Arial"/>
                <w:color w:val="333333"/>
                <w:sz w:val="11"/>
                <w:szCs w:val="11"/>
              </w:rPr>
              <w:t xml:space="preserve"> – Yet Another </w:t>
            </w:r>
            <w:proofErr w:type="spellStart"/>
            <w:r>
              <w:rPr>
                <w:rFonts w:ascii="Helvetica" w:hAnsi="Helvetica" w:cs="Arial"/>
                <w:color w:val="333333"/>
                <w:sz w:val="11"/>
                <w:szCs w:val="11"/>
              </w:rPr>
              <w:t>Dockerized</w:t>
            </w:r>
            <w:proofErr w:type="spellEnd"/>
            <w:r>
              <w:rPr>
                <w:rFonts w:ascii="Helvetica" w:hAnsi="Helvetica" w:cs="Arial"/>
                <w:color w:val="333333"/>
                <w:sz w:val="11"/>
                <w:szCs w:val="11"/>
              </w:rPr>
              <w:t xml:space="preserve"> Selenium Grid To </w:t>
            </w:r>
            <w:proofErr w:type="spellStart"/>
            <w:r>
              <w:rPr>
                <w:rFonts w:ascii="Helvetica" w:hAnsi="Helvetica" w:cs="Arial"/>
                <w:color w:val="333333"/>
                <w:sz w:val="11"/>
                <w:szCs w:val="11"/>
              </w:rPr>
              <w:t>dockerize</w:t>
            </w:r>
            <w:proofErr w:type="spellEnd"/>
            <w:r>
              <w:rPr>
                <w:rFonts w:ascii="Helvetica" w:hAnsi="Helvetica" w:cs="Arial"/>
                <w:color w:val="333333"/>
                <w:sz w:val="11"/>
                <w:szCs w:val="11"/>
              </w:rPr>
              <w:t xml:space="preserve"> your automated tests, check</w:t>
            </w:r>
          </w:p>
          <w:p w:rsidR="0052091C" w:rsidRDefault="0052091C" w:rsidP="0052091C">
            <w:pPr>
              <w:rPr>
                <w:rFonts w:ascii="Helvetica" w:hAnsi="Helvetica" w:cs="Arial"/>
                <w:color w:val="333333"/>
                <w:sz w:val="10"/>
                <w:szCs w:val="10"/>
              </w:rPr>
            </w:pPr>
            <w:hyperlink r:id="rId90" w:tooltip="More" w:history="1">
              <w:r>
                <w:rPr>
                  <w:rStyle w:val="button5"/>
                  <w:rFonts w:ascii="Helvetica" w:hAnsi="Helvetica" w:cs="Arial"/>
                  <w:color w:val="333333"/>
                  <w:sz w:val="10"/>
                  <w:szCs w:val="10"/>
                </w:rPr>
                <w:t>Read More</w:t>
              </w:r>
              <w:r>
                <w:rPr>
                  <w:rStyle w:val="Hyperlink"/>
                  <w:rFonts w:ascii="Helvetica" w:hAnsi="Helvetica" w:cs="Arial"/>
                  <w:sz w:val="10"/>
                  <w:szCs w:val="10"/>
                </w:rPr>
                <w:t xml:space="preserve"> </w:t>
              </w:r>
            </w:hyperlink>
          </w:p>
          <w:p w:rsidR="0052091C" w:rsidRDefault="0052091C" w:rsidP="0052091C">
            <w:pPr>
              <w:rPr>
                <w:rFonts w:ascii="Helvetica" w:hAnsi="Helvetica" w:cs="Arial"/>
                <w:color w:val="333333"/>
                <w:sz w:val="10"/>
                <w:szCs w:val="10"/>
              </w:rPr>
            </w:pPr>
            <w:r>
              <w:rPr>
                <w:rFonts w:ascii="Helvetica" w:hAnsi="Helvetica" w:cs="Arial"/>
                <w:noProof/>
                <w:color w:val="333333"/>
                <w:sz w:val="10"/>
                <w:szCs w:val="10"/>
              </w:rPr>
              <w:lastRenderedPageBreak/>
              <w:drawing>
                <wp:inline distT="0" distB="0" distL="0" distR="0">
                  <wp:extent cx="7618730" cy="4086860"/>
                  <wp:effectExtent l="19050" t="0" r="1270" b="0"/>
                  <wp:docPr id="39" name="Picture 39" descr="docker-sel-part-3-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ocker-sel-part-3-header"/>
                          <pic:cNvPicPr>
                            <a:picLocks noChangeAspect="1" noChangeArrowheads="1"/>
                          </pic:cNvPicPr>
                        </pic:nvPicPr>
                        <pic:blipFill>
                          <a:blip r:embed="rId26" cstate="print"/>
                          <a:srcRect/>
                          <a:stretch>
                            <a:fillRect/>
                          </a:stretch>
                        </pic:blipFill>
                        <pic:spPr bwMode="auto">
                          <a:xfrm>
                            <a:off x="0" y="0"/>
                            <a:ext cx="7618730" cy="4086860"/>
                          </a:xfrm>
                          <a:prstGeom prst="rect">
                            <a:avLst/>
                          </a:prstGeom>
                          <a:noFill/>
                          <a:ln w="9525">
                            <a:noFill/>
                            <a:miter lim="800000"/>
                            <a:headEnd/>
                            <a:tailEnd/>
                          </a:ln>
                        </pic:spPr>
                      </pic:pic>
                    </a:graphicData>
                  </a:graphic>
                </wp:inline>
              </w:drawing>
            </w:r>
          </w:p>
          <w:p w:rsidR="0052091C" w:rsidRDefault="0052091C" w:rsidP="0052091C">
            <w:pPr>
              <w:pStyle w:val="Heading3"/>
              <w:rPr>
                <w:rFonts w:ascii="inherit" w:hAnsi="inherit" w:cs="Arial"/>
                <w:color w:val="333333"/>
                <w:sz w:val="15"/>
                <w:szCs w:val="15"/>
              </w:rPr>
            </w:pPr>
            <w:hyperlink r:id="rId91" w:history="1">
              <w:r>
                <w:rPr>
                  <w:rStyle w:val="Hyperlink"/>
                  <w:rFonts w:cs="Arial"/>
                </w:rPr>
                <w:t xml:space="preserve">Selenium </w:t>
              </w:r>
              <w:proofErr w:type="spellStart"/>
              <w:r>
                <w:rPr>
                  <w:rStyle w:val="Hyperlink"/>
                  <w:rFonts w:cs="Arial"/>
                </w:rPr>
                <w:t>WebDriver</w:t>
              </w:r>
              <w:proofErr w:type="spellEnd"/>
              <w:r>
                <w:rPr>
                  <w:rStyle w:val="Hyperlink"/>
                  <w:rFonts w:cs="Arial"/>
                </w:rPr>
                <w:t xml:space="preserve"> – How </w:t>
              </w:r>
              <w:proofErr w:type="gramStart"/>
              <w:r>
                <w:rPr>
                  <w:rStyle w:val="Hyperlink"/>
                  <w:rFonts w:cs="Arial"/>
                </w:rPr>
                <w:t>To</w:t>
              </w:r>
              <w:proofErr w:type="gramEnd"/>
              <w:r>
                <w:rPr>
                  <w:rStyle w:val="Hyperlink"/>
                  <w:rFonts w:cs="Arial"/>
                </w:rPr>
                <w:t xml:space="preserve"> Distribute </w:t>
              </w:r>
              <w:proofErr w:type="spellStart"/>
              <w:r>
                <w:rPr>
                  <w:rStyle w:val="Hyperlink"/>
                  <w:rFonts w:cs="Arial"/>
                </w:rPr>
                <w:t>Docker</w:t>
              </w:r>
              <w:proofErr w:type="spellEnd"/>
              <w:r>
                <w:rPr>
                  <w:rStyle w:val="Hyperlink"/>
                  <w:rFonts w:cs="Arial"/>
                </w:rPr>
                <w:t xml:space="preserve"> Images – Part 3</w:t>
              </w:r>
            </w:hyperlink>
          </w:p>
          <w:p w:rsidR="0052091C" w:rsidRDefault="0052091C" w:rsidP="0052091C">
            <w:pPr>
              <w:rPr>
                <w:rFonts w:ascii="Helvetica" w:hAnsi="Helvetica" w:cs="Arial"/>
                <w:color w:val="333333"/>
                <w:sz w:val="10"/>
                <w:szCs w:val="10"/>
              </w:rPr>
            </w:pPr>
            <w:r>
              <w:rPr>
                <w:rStyle w:val="entry-date"/>
                <w:rFonts w:ascii="Helvetica" w:hAnsi="Helvetica" w:cs="Arial"/>
                <w:color w:val="333333"/>
                <w:sz w:val="10"/>
                <w:szCs w:val="10"/>
              </w:rPr>
              <w:t>April 2, 2018</w:t>
            </w:r>
            <w:r>
              <w:rPr>
                <w:rFonts w:ascii="Helvetica" w:hAnsi="Helvetica" w:cs="Arial"/>
                <w:color w:val="333333"/>
                <w:sz w:val="10"/>
                <w:szCs w:val="10"/>
              </w:rPr>
              <w:t xml:space="preserve"> </w:t>
            </w:r>
            <w:hyperlink r:id="rId92" w:anchor="comments" w:history="1">
              <w:r>
                <w:rPr>
                  <w:rStyle w:val="Hyperlink"/>
                  <w:rFonts w:ascii="Helvetica" w:hAnsi="Helvetica" w:cs="Arial"/>
                  <w:sz w:val="10"/>
                  <w:szCs w:val="10"/>
                </w:rPr>
                <w:t>6 comments</w:t>
              </w:r>
            </w:hyperlink>
            <w:r>
              <w:rPr>
                <w:rStyle w:val="entry-comments"/>
                <w:rFonts w:ascii="Helvetica" w:hAnsi="Helvetica" w:cs="Arial"/>
                <w:color w:val="333333"/>
                <w:sz w:val="10"/>
                <w:szCs w:val="10"/>
              </w:rPr>
              <w:t xml:space="preserve"> </w:t>
            </w:r>
            <w:r>
              <w:rPr>
                <w:rStyle w:val="entry-standard"/>
                <w:rFonts w:ascii="Helvetica" w:hAnsi="Helvetica" w:cs="Arial"/>
                <w:color w:val="333333"/>
                <w:sz w:val="10"/>
                <w:szCs w:val="10"/>
              </w:rPr>
              <w:t>Article</w:t>
            </w:r>
            <w:r>
              <w:rPr>
                <w:rFonts w:ascii="Helvetica" w:hAnsi="Helvetica" w:cs="Arial"/>
                <w:color w:val="333333"/>
                <w:sz w:val="10"/>
                <w:szCs w:val="10"/>
              </w:rPr>
              <w:t xml:space="preserve"> </w:t>
            </w:r>
          </w:p>
          <w:p w:rsidR="0052091C" w:rsidRDefault="0052091C" w:rsidP="0052091C">
            <w:pPr>
              <w:spacing w:after="68"/>
              <w:rPr>
                <w:rFonts w:ascii="Helvetica" w:hAnsi="Helvetica" w:cs="Arial"/>
                <w:color w:val="333333"/>
                <w:sz w:val="11"/>
                <w:szCs w:val="11"/>
              </w:rPr>
            </w:pPr>
            <w:r>
              <w:rPr>
                <w:rFonts w:ascii="Helvetica" w:hAnsi="Helvetica" w:cs="Arial"/>
                <w:color w:val="333333"/>
                <w:sz w:val="11"/>
                <w:szCs w:val="11"/>
              </w:rPr>
              <w:t>Overview: The modern cloud infrastructure, continuous integration &amp; deployment processes etc have completely changed the way how applications are deployed in production nowadays. In order to release new features faster in Production, you need to reduce time we take in the each phase of the SDLC. As an automation lead/architect, It could be your responsibility to</w:t>
            </w:r>
          </w:p>
          <w:p w:rsidR="0052091C" w:rsidRDefault="0052091C" w:rsidP="0052091C">
            <w:pPr>
              <w:rPr>
                <w:rFonts w:ascii="Helvetica" w:hAnsi="Helvetica" w:cs="Arial"/>
                <w:color w:val="333333"/>
                <w:sz w:val="10"/>
                <w:szCs w:val="10"/>
              </w:rPr>
            </w:pPr>
            <w:hyperlink r:id="rId93" w:tooltip="More" w:history="1">
              <w:r>
                <w:rPr>
                  <w:rStyle w:val="button5"/>
                  <w:rFonts w:ascii="Helvetica" w:hAnsi="Helvetica" w:cs="Arial"/>
                  <w:color w:val="333333"/>
                  <w:sz w:val="10"/>
                  <w:szCs w:val="10"/>
                </w:rPr>
                <w:t>Read More</w:t>
              </w:r>
              <w:r>
                <w:rPr>
                  <w:rStyle w:val="Hyperlink"/>
                  <w:rFonts w:ascii="Helvetica" w:hAnsi="Helvetica" w:cs="Arial"/>
                  <w:sz w:val="10"/>
                  <w:szCs w:val="10"/>
                </w:rPr>
                <w:t xml:space="preserve"> </w:t>
              </w:r>
            </w:hyperlink>
          </w:p>
          <w:p w:rsidR="0052091C" w:rsidRDefault="0052091C" w:rsidP="0052091C">
            <w:pPr>
              <w:rPr>
                <w:rFonts w:ascii="Helvetica" w:hAnsi="Helvetica" w:cs="Arial"/>
                <w:color w:val="333333"/>
                <w:sz w:val="10"/>
                <w:szCs w:val="10"/>
              </w:rPr>
            </w:pPr>
            <w:r>
              <w:rPr>
                <w:rFonts w:ascii="Helvetica" w:hAnsi="Helvetica" w:cs="Arial"/>
                <w:noProof/>
                <w:color w:val="333333"/>
                <w:sz w:val="10"/>
                <w:szCs w:val="10"/>
              </w:rPr>
              <w:lastRenderedPageBreak/>
              <w:drawing>
                <wp:inline distT="0" distB="0" distL="0" distR="0">
                  <wp:extent cx="7618730" cy="4086860"/>
                  <wp:effectExtent l="19050" t="0" r="1270" b="0"/>
                  <wp:docPr id="40" name="Picture 40" descr="kibana-realtime-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kibana-realtime-header"/>
                          <pic:cNvPicPr>
                            <a:picLocks noChangeAspect="1" noChangeArrowheads="1"/>
                          </pic:cNvPicPr>
                        </pic:nvPicPr>
                        <pic:blipFill>
                          <a:blip r:embed="rId94" cstate="print"/>
                          <a:srcRect/>
                          <a:stretch>
                            <a:fillRect/>
                          </a:stretch>
                        </pic:blipFill>
                        <pic:spPr bwMode="auto">
                          <a:xfrm>
                            <a:off x="0" y="0"/>
                            <a:ext cx="7618730" cy="4086860"/>
                          </a:xfrm>
                          <a:prstGeom prst="rect">
                            <a:avLst/>
                          </a:prstGeom>
                          <a:noFill/>
                          <a:ln w="9525">
                            <a:noFill/>
                            <a:miter lim="800000"/>
                            <a:headEnd/>
                            <a:tailEnd/>
                          </a:ln>
                        </pic:spPr>
                      </pic:pic>
                    </a:graphicData>
                  </a:graphic>
                </wp:inline>
              </w:drawing>
            </w:r>
          </w:p>
          <w:p w:rsidR="0052091C" w:rsidRDefault="0052091C" w:rsidP="0052091C">
            <w:pPr>
              <w:pStyle w:val="Heading3"/>
              <w:rPr>
                <w:rFonts w:ascii="inherit" w:hAnsi="inherit" w:cs="Arial"/>
                <w:color w:val="333333"/>
                <w:sz w:val="15"/>
                <w:szCs w:val="15"/>
              </w:rPr>
            </w:pPr>
            <w:hyperlink r:id="rId95" w:history="1">
              <w:r>
                <w:rPr>
                  <w:rStyle w:val="Hyperlink"/>
                  <w:rFonts w:cs="Arial"/>
                </w:rPr>
                <w:t xml:space="preserve">Selenium </w:t>
              </w:r>
              <w:proofErr w:type="spellStart"/>
              <w:r>
                <w:rPr>
                  <w:rStyle w:val="Hyperlink"/>
                  <w:rFonts w:cs="Arial"/>
                </w:rPr>
                <w:t>WebDriver</w:t>
              </w:r>
              <w:proofErr w:type="spellEnd"/>
              <w:r>
                <w:rPr>
                  <w:rStyle w:val="Hyperlink"/>
                  <w:rFonts w:cs="Arial"/>
                </w:rPr>
                <w:t xml:space="preserve"> – Real Time Test Execution Results Using </w:t>
              </w:r>
              <w:proofErr w:type="spellStart"/>
              <w:r>
                <w:rPr>
                  <w:rStyle w:val="Hyperlink"/>
                  <w:rFonts w:cs="Arial"/>
                </w:rPr>
                <w:t>Elasticsearch</w:t>
              </w:r>
              <w:proofErr w:type="spellEnd"/>
              <w:r>
                <w:rPr>
                  <w:rStyle w:val="Hyperlink"/>
                  <w:rFonts w:cs="Arial"/>
                </w:rPr>
                <w:t xml:space="preserve"> &amp; </w:t>
              </w:r>
              <w:proofErr w:type="spellStart"/>
              <w:r>
                <w:rPr>
                  <w:rStyle w:val="Hyperlink"/>
                  <w:rFonts w:cs="Arial"/>
                </w:rPr>
                <w:t>Kibana</w:t>
              </w:r>
              <w:proofErr w:type="spellEnd"/>
            </w:hyperlink>
          </w:p>
          <w:p w:rsidR="0052091C" w:rsidRDefault="0052091C" w:rsidP="0052091C">
            <w:pPr>
              <w:rPr>
                <w:rFonts w:ascii="Helvetica" w:hAnsi="Helvetica" w:cs="Arial"/>
                <w:color w:val="333333"/>
                <w:sz w:val="10"/>
                <w:szCs w:val="10"/>
              </w:rPr>
            </w:pPr>
            <w:r>
              <w:rPr>
                <w:rStyle w:val="entry-date"/>
                <w:rFonts w:ascii="Helvetica" w:hAnsi="Helvetica" w:cs="Arial"/>
                <w:color w:val="333333"/>
                <w:sz w:val="10"/>
                <w:szCs w:val="10"/>
              </w:rPr>
              <w:t>February 26, 2018</w:t>
            </w:r>
            <w:r>
              <w:rPr>
                <w:rFonts w:ascii="Helvetica" w:hAnsi="Helvetica" w:cs="Arial"/>
                <w:color w:val="333333"/>
                <w:sz w:val="10"/>
                <w:szCs w:val="10"/>
              </w:rPr>
              <w:t xml:space="preserve"> </w:t>
            </w:r>
            <w:hyperlink r:id="rId96" w:anchor="comments" w:history="1">
              <w:r>
                <w:rPr>
                  <w:rStyle w:val="Hyperlink"/>
                  <w:rFonts w:ascii="Helvetica" w:hAnsi="Helvetica" w:cs="Arial"/>
                  <w:sz w:val="10"/>
                  <w:szCs w:val="10"/>
                </w:rPr>
                <w:t>14 comments</w:t>
              </w:r>
            </w:hyperlink>
            <w:r>
              <w:rPr>
                <w:rStyle w:val="entry-comments"/>
                <w:rFonts w:ascii="Helvetica" w:hAnsi="Helvetica" w:cs="Arial"/>
                <w:color w:val="333333"/>
                <w:sz w:val="10"/>
                <w:szCs w:val="10"/>
              </w:rPr>
              <w:t xml:space="preserve"> </w:t>
            </w:r>
            <w:r>
              <w:rPr>
                <w:rStyle w:val="entry-standard"/>
                <w:rFonts w:ascii="Helvetica" w:hAnsi="Helvetica" w:cs="Arial"/>
                <w:color w:val="333333"/>
                <w:sz w:val="10"/>
                <w:szCs w:val="10"/>
              </w:rPr>
              <w:t>Article</w:t>
            </w:r>
            <w:r>
              <w:rPr>
                <w:rFonts w:ascii="Helvetica" w:hAnsi="Helvetica" w:cs="Arial"/>
                <w:color w:val="333333"/>
                <w:sz w:val="10"/>
                <w:szCs w:val="10"/>
              </w:rPr>
              <w:t xml:space="preserve"> </w:t>
            </w:r>
          </w:p>
          <w:p w:rsidR="0052091C" w:rsidRDefault="0052091C" w:rsidP="0052091C">
            <w:pPr>
              <w:spacing w:after="68"/>
              <w:rPr>
                <w:rFonts w:ascii="Helvetica" w:hAnsi="Helvetica" w:cs="Arial"/>
                <w:color w:val="333333"/>
                <w:sz w:val="11"/>
                <w:szCs w:val="11"/>
              </w:rPr>
            </w:pPr>
            <w:r>
              <w:rPr>
                <w:rFonts w:ascii="Helvetica" w:hAnsi="Helvetica" w:cs="Arial"/>
                <w:color w:val="333333"/>
                <w:sz w:val="11"/>
                <w:szCs w:val="11"/>
              </w:rPr>
              <w:t>Overview: Running automated regression on a daily basis as part of daily build is inevitable nowadays! It is cool to find &amp; report the issues as soon as they are introduced. But it is very painful to maintain hundreds of automated tests &amp; remote parallel execution! Once you have a huge automated regression test suite in place,</w:t>
            </w:r>
          </w:p>
          <w:p w:rsidR="0052091C" w:rsidRDefault="0052091C" w:rsidP="0052091C">
            <w:pPr>
              <w:rPr>
                <w:rFonts w:ascii="Helvetica" w:hAnsi="Helvetica" w:cs="Arial"/>
                <w:color w:val="333333"/>
                <w:sz w:val="10"/>
                <w:szCs w:val="10"/>
              </w:rPr>
            </w:pPr>
            <w:hyperlink r:id="rId97" w:tooltip="More" w:history="1">
              <w:r>
                <w:rPr>
                  <w:rStyle w:val="button5"/>
                  <w:rFonts w:ascii="Helvetica" w:hAnsi="Helvetica" w:cs="Arial"/>
                  <w:color w:val="333333"/>
                  <w:sz w:val="10"/>
                  <w:szCs w:val="10"/>
                </w:rPr>
                <w:t>Read More</w:t>
              </w:r>
              <w:r>
                <w:rPr>
                  <w:rStyle w:val="Hyperlink"/>
                  <w:rFonts w:ascii="Helvetica" w:hAnsi="Helvetica" w:cs="Arial"/>
                  <w:sz w:val="10"/>
                  <w:szCs w:val="10"/>
                </w:rPr>
                <w:t xml:space="preserve"> </w:t>
              </w:r>
            </w:hyperlink>
          </w:p>
          <w:p w:rsidR="0052091C" w:rsidRDefault="0052091C" w:rsidP="0052091C">
            <w:pPr>
              <w:rPr>
                <w:rFonts w:ascii="Helvetica" w:hAnsi="Helvetica" w:cs="Arial"/>
                <w:color w:val="333333"/>
                <w:sz w:val="10"/>
                <w:szCs w:val="10"/>
              </w:rPr>
            </w:pPr>
            <w:r>
              <w:rPr>
                <w:rFonts w:ascii="Helvetica" w:hAnsi="Helvetica" w:cs="Arial"/>
                <w:noProof/>
                <w:color w:val="333333"/>
                <w:sz w:val="10"/>
                <w:szCs w:val="10"/>
              </w:rPr>
              <w:lastRenderedPageBreak/>
              <w:drawing>
                <wp:inline distT="0" distB="0" distL="0" distR="0">
                  <wp:extent cx="7618730" cy="4086860"/>
                  <wp:effectExtent l="19050" t="0" r="1270" b="0"/>
                  <wp:docPr id="41" name="Picture 41" descr="docker-volume-mapping-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ocker-volume-mapping-header"/>
                          <pic:cNvPicPr>
                            <a:picLocks noChangeAspect="1" noChangeArrowheads="1"/>
                          </pic:cNvPicPr>
                        </pic:nvPicPr>
                        <pic:blipFill>
                          <a:blip r:embed="rId15" cstate="print"/>
                          <a:srcRect/>
                          <a:stretch>
                            <a:fillRect/>
                          </a:stretch>
                        </pic:blipFill>
                        <pic:spPr bwMode="auto">
                          <a:xfrm>
                            <a:off x="0" y="0"/>
                            <a:ext cx="7618730" cy="4086860"/>
                          </a:xfrm>
                          <a:prstGeom prst="rect">
                            <a:avLst/>
                          </a:prstGeom>
                          <a:noFill/>
                          <a:ln w="9525">
                            <a:noFill/>
                            <a:miter lim="800000"/>
                            <a:headEnd/>
                            <a:tailEnd/>
                          </a:ln>
                        </pic:spPr>
                      </pic:pic>
                    </a:graphicData>
                  </a:graphic>
                </wp:inline>
              </w:drawing>
            </w:r>
          </w:p>
          <w:p w:rsidR="0052091C" w:rsidRDefault="0052091C" w:rsidP="0052091C">
            <w:pPr>
              <w:pStyle w:val="Heading3"/>
              <w:rPr>
                <w:rFonts w:ascii="inherit" w:hAnsi="inherit" w:cs="Arial"/>
                <w:color w:val="333333"/>
                <w:sz w:val="15"/>
                <w:szCs w:val="15"/>
              </w:rPr>
            </w:pPr>
            <w:hyperlink r:id="rId98" w:history="1">
              <w:r>
                <w:rPr>
                  <w:rStyle w:val="Hyperlink"/>
                  <w:rFonts w:cs="Arial"/>
                </w:rPr>
                <w:t xml:space="preserve">Selenium </w:t>
              </w:r>
              <w:proofErr w:type="spellStart"/>
              <w:r>
                <w:rPr>
                  <w:rStyle w:val="Hyperlink"/>
                  <w:rFonts w:cs="Arial"/>
                </w:rPr>
                <w:t>WebDriver</w:t>
              </w:r>
              <w:proofErr w:type="spellEnd"/>
              <w:r>
                <w:rPr>
                  <w:rStyle w:val="Hyperlink"/>
                  <w:rFonts w:cs="Arial"/>
                </w:rPr>
                <w:t xml:space="preserve"> – File Downloads &amp; Uploads Using </w:t>
              </w:r>
              <w:proofErr w:type="spellStart"/>
              <w:r>
                <w:rPr>
                  <w:rStyle w:val="Hyperlink"/>
                  <w:rFonts w:cs="Arial"/>
                </w:rPr>
                <w:t>Docker</w:t>
              </w:r>
              <w:proofErr w:type="spellEnd"/>
              <w:r>
                <w:rPr>
                  <w:rStyle w:val="Hyperlink"/>
                  <w:rFonts w:cs="Arial"/>
                </w:rPr>
                <w:t xml:space="preserve"> Grids</w:t>
              </w:r>
            </w:hyperlink>
          </w:p>
          <w:p w:rsidR="0052091C" w:rsidRDefault="0052091C" w:rsidP="0052091C">
            <w:pPr>
              <w:rPr>
                <w:rFonts w:ascii="Helvetica" w:hAnsi="Helvetica" w:cs="Arial"/>
                <w:color w:val="333333"/>
                <w:sz w:val="10"/>
                <w:szCs w:val="10"/>
              </w:rPr>
            </w:pPr>
            <w:r>
              <w:rPr>
                <w:rStyle w:val="entry-date"/>
                <w:rFonts w:ascii="Helvetica" w:hAnsi="Helvetica" w:cs="Arial"/>
                <w:color w:val="333333"/>
                <w:sz w:val="10"/>
                <w:szCs w:val="10"/>
              </w:rPr>
              <w:t>February 12, 2018</w:t>
            </w:r>
            <w:r>
              <w:rPr>
                <w:rFonts w:ascii="Helvetica" w:hAnsi="Helvetica" w:cs="Arial"/>
                <w:color w:val="333333"/>
                <w:sz w:val="10"/>
                <w:szCs w:val="10"/>
              </w:rPr>
              <w:t xml:space="preserve"> </w:t>
            </w:r>
            <w:hyperlink r:id="rId99" w:anchor="comments" w:history="1">
              <w:r>
                <w:rPr>
                  <w:rStyle w:val="Hyperlink"/>
                  <w:rFonts w:ascii="Helvetica" w:hAnsi="Helvetica" w:cs="Arial"/>
                  <w:sz w:val="10"/>
                  <w:szCs w:val="10"/>
                </w:rPr>
                <w:t>8 comments</w:t>
              </w:r>
            </w:hyperlink>
            <w:r>
              <w:rPr>
                <w:rStyle w:val="entry-comments"/>
                <w:rFonts w:ascii="Helvetica" w:hAnsi="Helvetica" w:cs="Arial"/>
                <w:color w:val="333333"/>
                <w:sz w:val="10"/>
                <w:szCs w:val="10"/>
              </w:rPr>
              <w:t xml:space="preserve"> </w:t>
            </w:r>
            <w:r>
              <w:rPr>
                <w:rStyle w:val="entry-standard"/>
                <w:rFonts w:ascii="Helvetica" w:hAnsi="Helvetica" w:cs="Arial"/>
                <w:color w:val="333333"/>
                <w:sz w:val="10"/>
                <w:szCs w:val="10"/>
              </w:rPr>
              <w:t>Article</w:t>
            </w:r>
            <w:r>
              <w:rPr>
                <w:rFonts w:ascii="Helvetica" w:hAnsi="Helvetica" w:cs="Arial"/>
                <w:color w:val="333333"/>
                <w:sz w:val="10"/>
                <w:szCs w:val="10"/>
              </w:rPr>
              <w:t xml:space="preserve"> </w:t>
            </w:r>
          </w:p>
          <w:p w:rsidR="0052091C" w:rsidRDefault="0052091C" w:rsidP="0052091C">
            <w:pPr>
              <w:spacing w:after="68"/>
              <w:rPr>
                <w:rFonts w:ascii="Helvetica" w:hAnsi="Helvetica" w:cs="Arial"/>
                <w:color w:val="333333"/>
                <w:sz w:val="11"/>
                <w:szCs w:val="11"/>
              </w:rPr>
            </w:pPr>
            <w:r>
              <w:rPr>
                <w:rFonts w:ascii="Helvetica" w:hAnsi="Helvetica" w:cs="Arial"/>
                <w:color w:val="333333"/>
                <w:sz w:val="11"/>
                <w:szCs w:val="11"/>
              </w:rPr>
              <w:t xml:space="preserve">Overview: </w:t>
            </w:r>
            <w:proofErr w:type="spellStart"/>
            <w:r>
              <w:rPr>
                <w:rFonts w:ascii="Helvetica" w:hAnsi="Helvetica" w:cs="Arial"/>
                <w:color w:val="333333"/>
                <w:sz w:val="11"/>
                <w:szCs w:val="11"/>
              </w:rPr>
              <w:t>TestAutomationGuru</w:t>
            </w:r>
            <w:proofErr w:type="spellEnd"/>
            <w:r>
              <w:rPr>
                <w:rFonts w:ascii="Helvetica" w:hAnsi="Helvetica" w:cs="Arial"/>
                <w:color w:val="333333"/>
                <w:sz w:val="11"/>
                <w:szCs w:val="11"/>
              </w:rPr>
              <w:t xml:space="preserve"> has released few articles on using </w:t>
            </w:r>
            <w:proofErr w:type="spellStart"/>
            <w:r>
              <w:rPr>
                <w:rFonts w:ascii="Helvetica" w:hAnsi="Helvetica" w:cs="Arial"/>
                <w:color w:val="333333"/>
                <w:sz w:val="11"/>
                <w:szCs w:val="11"/>
              </w:rPr>
              <w:t>docker</w:t>
            </w:r>
            <w:proofErr w:type="spellEnd"/>
            <w:r>
              <w:rPr>
                <w:rFonts w:ascii="Helvetica" w:hAnsi="Helvetica" w:cs="Arial"/>
                <w:color w:val="333333"/>
                <w:sz w:val="11"/>
                <w:szCs w:val="11"/>
              </w:rPr>
              <w:t xml:space="preserve"> for Selenium Grids &amp; to run </w:t>
            </w:r>
            <w:proofErr w:type="gramStart"/>
            <w:r>
              <w:rPr>
                <w:rFonts w:ascii="Helvetica" w:hAnsi="Helvetica" w:cs="Arial"/>
                <w:color w:val="333333"/>
                <w:sz w:val="11"/>
                <w:szCs w:val="11"/>
              </w:rPr>
              <w:t>your</w:t>
            </w:r>
            <w:proofErr w:type="gramEnd"/>
            <w:r>
              <w:rPr>
                <w:rFonts w:ascii="Helvetica" w:hAnsi="Helvetica" w:cs="Arial"/>
                <w:color w:val="333333"/>
                <w:sz w:val="11"/>
                <w:szCs w:val="11"/>
              </w:rPr>
              <w:t xml:space="preserve"> automated inside the </w:t>
            </w:r>
            <w:proofErr w:type="spellStart"/>
            <w:r>
              <w:rPr>
                <w:rFonts w:ascii="Helvetica" w:hAnsi="Helvetica" w:cs="Arial"/>
                <w:color w:val="333333"/>
                <w:sz w:val="11"/>
                <w:szCs w:val="11"/>
              </w:rPr>
              <w:t>docker</w:t>
            </w:r>
            <w:proofErr w:type="spellEnd"/>
            <w:r>
              <w:rPr>
                <w:rFonts w:ascii="Helvetica" w:hAnsi="Helvetica" w:cs="Arial"/>
                <w:color w:val="333333"/>
                <w:sz w:val="11"/>
                <w:szCs w:val="11"/>
              </w:rPr>
              <w:t xml:space="preserve"> containers. This approach has a lot of advantages like saving your time from setting up your remote/cloud machines &amp; dealing with dependency related issues. It is easily scalable as well! If you have not read below</w:t>
            </w:r>
          </w:p>
          <w:p w:rsidR="0052091C" w:rsidRDefault="0052091C" w:rsidP="0052091C">
            <w:pPr>
              <w:rPr>
                <w:rFonts w:ascii="Helvetica" w:hAnsi="Helvetica" w:cs="Arial"/>
                <w:color w:val="333333"/>
                <w:sz w:val="10"/>
                <w:szCs w:val="10"/>
              </w:rPr>
            </w:pPr>
            <w:hyperlink r:id="rId100" w:tooltip="More" w:history="1">
              <w:r>
                <w:rPr>
                  <w:rStyle w:val="button5"/>
                  <w:rFonts w:ascii="Helvetica" w:hAnsi="Helvetica" w:cs="Arial"/>
                  <w:color w:val="333333"/>
                  <w:sz w:val="10"/>
                  <w:szCs w:val="10"/>
                </w:rPr>
                <w:t>Read More</w:t>
              </w:r>
              <w:r>
                <w:rPr>
                  <w:rStyle w:val="Hyperlink"/>
                  <w:rFonts w:ascii="Helvetica" w:hAnsi="Helvetica" w:cs="Arial"/>
                  <w:sz w:val="10"/>
                  <w:szCs w:val="10"/>
                </w:rPr>
                <w:t xml:space="preserve"> </w:t>
              </w:r>
            </w:hyperlink>
          </w:p>
          <w:p w:rsidR="0052091C" w:rsidRDefault="0052091C" w:rsidP="0052091C">
            <w:pPr>
              <w:pStyle w:val="Heading3"/>
              <w:rPr>
                <w:rFonts w:ascii="inherit" w:hAnsi="inherit" w:cs="Arial"/>
                <w:color w:val="333333"/>
                <w:sz w:val="15"/>
                <w:szCs w:val="15"/>
              </w:rPr>
            </w:pPr>
            <w:hyperlink r:id="rId101" w:history="1">
              <w:r>
                <w:rPr>
                  <w:rStyle w:val="Hyperlink"/>
                  <w:rFonts w:cs="Arial"/>
                </w:rPr>
                <w:t xml:space="preserve">Selenium </w:t>
              </w:r>
              <w:proofErr w:type="spellStart"/>
              <w:r>
                <w:rPr>
                  <w:rStyle w:val="Hyperlink"/>
                  <w:rFonts w:cs="Arial"/>
                </w:rPr>
                <w:t>WebDriver</w:t>
              </w:r>
              <w:proofErr w:type="spellEnd"/>
              <w:r>
                <w:rPr>
                  <w:rStyle w:val="Hyperlink"/>
                  <w:rFonts w:cs="Arial"/>
                </w:rPr>
                <w:t xml:space="preserve"> – Running </w:t>
              </w:r>
              <w:proofErr w:type="spellStart"/>
              <w:r>
                <w:rPr>
                  <w:rStyle w:val="Hyperlink"/>
                  <w:rFonts w:cs="Arial"/>
                </w:rPr>
                <w:t>Dockerizied</w:t>
              </w:r>
              <w:proofErr w:type="spellEnd"/>
              <w:r>
                <w:rPr>
                  <w:rStyle w:val="Hyperlink"/>
                  <w:rFonts w:cs="Arial"/>
                </w:rPr>
                <w:t xml:space="preserve"> Automated Tests using </w:t>
              </w:r>
              <w:proofErr w:type="spellStart"/>
              <w:r>
                <w:rPr>
                  <w:rStyle w:val="Hyperlink"/>
                  <w:rFonts w:cs="Arial"/>
                </w:rPr>
                <w:t>Portainer</w:t>
              </w:r>
              <w:proofErr w:type="spellEnd"/>
            </w:hyperlink>
          </w:p>
          <w:p w:rsidR="0052091C" w:rsidRDefault="0052091C" w:rsidP="0052091C">
            <w:pPr>
              <w:rPr>
                <w:rFonts w:ascii="Helvetica" w:hAnsi="Helvetica" w:cs="Arial"/>
                <w:color w:val="333333"/>
                <w:sz w:val="10"/>
                <w:szCs w:val="10"/>
              </w:rPr>
            </w:pPr>
            <w:r>
              <w:rPr>
                <w:rStyle w:val="entry-date"/>
                <w:rFonts w:ascii="Helvetica" w:hAnsi="Helvetica" w:cs="Arial"/>
                <w:color w:val="333333"/>
                <w:sz w:val="10"/>
                <w:szCs w:val="10"/>
              </w:rPr>
              <w:t>September 11, 2017</w:t>
            </w:r>
            <w:r>
              <w:rPr>
                <w:rFonts w:ascii="Helvetica" w:hAnsi="Helvetica" w:cs="Arial"/>
                <w:color w:val="333333"/>
                <w:sz w:val="10"/>
                <w:szCs w:val="10"/>
              </w:rPr>
              <w:t xml:space="preserve"> </w:t>
            </w:r>
            <w:hyperlink r:id="rId102" w:anchor="comments" w:history="1">
              <w:r>
                <w:rPr>
                  <w:rStyle w:val="Hyperlink"/>
                  <w:rFonts w:ascii="Helvetica" w:hAnsi="Helvetica" w:cs="Arial"/>
                  <w:sz w:val="10"/>
                  <w:szCs w:val="10"/>
                </w:rPr>
                <w:t>2 comments</w:t>
              </w:r>
            </w:hyperlink>
            <w:r>
              <w:rPr>
                <w:rStyle w:val="entry-comments"/>
                <w:rFonts w:ascii="Helvetica" w:hAnsi="Helvetica" w:cs="Arial"/>
                <w:color w:val="333333"/>
                <w:sz w:val="10"/>
                <w:szCs w:val="10"/>
              </w:rPr>
              <w:t xml:space="preserve"> </w:t>
            </w:r>
            <w:r>
              <w:rPr>
                <w:rStyle w:val="entry-standard"/>
                <w:rFonts w:ascii="Helvetica" w:hAnsi="Helvetica" w:cs="Arial"/>
                <w:color w:val="333333"/>
                <w:sz w:val="10"/>
                <w:szCs w:val="10"/>
              </w:rPr>
              <w:t>Article</w:t>
            </w:r>
            <w:r>
              <w:rPr>
                <w:rFonts w:ascii="Helvetica" w:hAnsi="Helvetica" w:cs="Arial"/>
                <w:color w:val="333333"/>
                <w:sz w:val="10"/>
                <w:szCs w:val="10"/>
              </w:rPr>
              <w:t xml:space="preserve"> </w:t>
            </w:r>
          </w:p>
          <w:p w:rsidR="0052091C" w:rsidRDefault="0052091C" w:rsidP="0052091C">
            <w:pPr>
              <w:spacing w:after="68"/>
              <w:rPr>
                <w:rFonts w:ascii="Helvetica" w:hAnsi="Helvetica" w:cs="Arial"/>
                <w:color w:val="333333"/>
                <w:sz w:val="11"/>
                <w:szCs w:val="11"/>
              </w:rPr>
            </w:pPr>
            <w:r>
              <w:rPr>
                <w:rFonts w:ascii="Helvetica" w:hAnsi="Helvetica" w:cs="Arial"/>
                <w:color w:val="333333"/>
                <w:sz w:val="11"/>
                <w:szCs w:val="11"/>
              </w:rPr>
              <w:t xml:space="preserve">Overview: </w:t>
            </w:r>
            <w:proofErr w:type="spellStart"/>
            <w:r>
              <w:rPr>
                <w:rFonts w:ascii="Helvetica" w:hAnsi="Helvetica" w:cs="Arial"/>
                <w:color w:val="333333"/>
                <w:sz w:val="11"/>
                <w:szCs w:val="11"/>
              </w:rPr>
              <w:t>TestAutomationGuru</w:t>
            </w:r>
            <w:proofErr w:type="spellEnd"/>
            <w:r>
              <w:rPr>
                <w:rFonts w:ascii="Helvetica" w:hAnsi="Helvetica" w:cs="Arial"/>
                <w:color w:val="333333"/>
                <w:sz w:val="11"/>
                <w:szCs w:val="11"/>
              </w:rPr>
              <w:t xml:space="preserve"> has already released few articles on creating a </w:t>
            </w:r>
            <w:proofErr w:type="spellStart"/>
            <w:r>
              <w:rPr>
                <w:rFonts w:ascii="Helvetica" w:hAnsi="Helvetica" w:cs="Arial"/>
                <w:color w:val="333333"/>
                <w:sz w:val="11"/>
                <w:szCs w:val="11"/>
              </w:rPr>
              <w:t>docker</w:t>
            </w:r>
            <w:proofErr w:type="spellEnd"/>
            <w:r>
              <w:rPr>
                <w:rFonts w:ascii="Helvetica" w:hAnsi="Helvetica" w:cs="Arial"/>
                <w:color w:val="333333"/>
                <w:sz w:val="11"/>
                <w:szCs w:val="11"/>
              </w:rPr>
              <w:t xml:space="preserve"> image with your tests + all the dependencies and running them on a </w:t>
            </w:r>
            <w:proofErr w:type="spellStart"/>
            <w:r>
              <w:rPr>
                <w:rFonts w:ascii="Helvetica" w:hAnsi="Helvetica" w:cs="Arial"/>
                <w:color w:val="333333"/>
                <w:sz w:val="11"/>
                <w:szCs w:val="11"/>
              </w:rPr>
              <w:t>docker</w:t>
            </w:r>
            <w:proofErr w:type="spellEnd"/>
            <w:r>
              <w:rPr>
                <w:rFonts w:ascii="Helvetica" w:hAnsi="Helvetica" w:cs="Arial"/>
                <w:color w:val="333333"/>
                <w:sz w:val="11"/>
                <w:szCs w:val="11"/>
              </w:rPr>
              <w:t xml:space="preserve"> container as and when we want! Running Automated Tests Inside A </w:t>
            </w:r>
            <w:proofErr w:type="spellStart"/>
            <w:r>
              <w:rPr>
                <w:rFonts w:ascii="Helvetica" w:hAnsi="Helvetica" w:cs="Arial"/>
                <w:color w:val="333333"/>
                <w:sz w:val="11"/>
                <w:szCs w:val="11"/>
              </w:rPr>
              <w:t>Docker</w:t>
            </w:r>
            <w:proofErr w:type="spellEnd"/>
            <w:r>
              <w:rPr>
                <w:rFonts w:ascii="Helvetica" w:hAnsi="Helvetica" w:cs="Arial"/>
                <w:color w:val="333333"/>
                <w:sz w:val="11"/>
                <w:szCs w:val="11"/>
              </w:rPr>
              <w:t xml:space="preserve"> Container Running Multiple Test Suites using </w:t>
            </w:r>
            <w:proofErr w:type="spellStart"/>
            <w:r>
              <w:rPr>
                <w:rFonts w:ascii="Helvetica" w:hAnsi="Helvetica" w:cs="Arial"/>
                <w:color w:val="333333"/>
                <w:sz w:val="11"/>
                <w:szCs w:val="11"/>
              </w:rPr>
              <w:t>Docker</w:t>
            </w:r>
            <w:proofErr w:type="spellEnd"/>
            <w:r>
              <w:rPr>
                <w:rFonts w:ascii="Helvetica" w:hAnsi="Helvetica" w:cs="Arial"/>
                <w:color w:val="333333"/>
                <w:sz w:val="11"/>
                <w:szCs w:val="11"/>
              </w:rPr>
              <w:t xml:space="preserve"> Compose In the above articles, even if we had automated the process</w:t>
            </w:r>
          </w:p>
          <w:p w:rsidR="0052091C" w:rsidRDefault="0052091C" w:rsidP="0052091C">
            <w:pPr>
              <w:rPr>
                <w:rFonts w:ascii="Helvetica" w:hAnsi="Helvetica" w:cs="Arial"/>
                <w:color w:val="333333"/>
                <w:sz w:val="10"/>
                <w:szCs w:val="10"/>
              </w:rPr>
            </w:pPr>
            <w:hyperlink r:id="rId103" w:tooltip="More" w:history="1">
              <w:r>
                <w:rPr>
                  <w:rStyle w:val="button5"/>
                  <w:rFonts w:ascii="Helvetica" w:hAnsi="Helvetica" w:cs="Arial"/>
                  <w:color w:val="333333"/>
                  <w:sz w:val="10"/>
                  <w:szCs w:val="10"/>
                </w:rPr>
                <w:t>Read More</w:t>
              </w:r>
              <w:r>
                <w:rPr>
                  <w:rStyle w:val="Hyperlink"/>
                  <w:rFonts w:ascii="Helvetica" w:hAnsi="Helvetica" w:cs="Arial"/>
                  <w:sz w:val="10"/>
                  <w:szCs w:val="10"/>
                </w:rPr>
                <w:t xml:space="preserve"> </w:t>
              </w:r>
            </w:hyperlink>
          </w:p>
          <w:p w:rsidR="0052091C" w:rsidRDefault="0052091C" w:rsidP="0052091C">
            <w:pPr>
              <w:rPr>
                <w:rFonts w:ascii="Helvetica" w:hAnsi="Helvetica" w:cs="Arial"/>
                <w:color w:val="333333"/>
                <w:sz w:val="10"/>
                <w:szCs w:val="10"/>
              </w:rPr>
            </w:pPr>
            <w:r>
              <w:rPr>
                <w:rFonts w:ascii="Helvetica" w:hAnsi="Helvetica" w:cs="Arial"/>
                <w:noProof/>
                <w:color w:val="333333"/>
                <w:sz w:val="10"/>
                <w:szCs w:val="10"/>
              </w:rPr>
              <w:drawing>
                <wp:inline distT="0" distB="0" distL="0" distR="0">
                  <wp:extent cx="6894830" cy="2479040"/>
                  <wp:effectExtent l="19050" t="0" r="1270" b="0"/>
                  <wp:docPr id="42" name="Picture 42" descr="reg-compose-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g-compose-header"/>
                          <pic:cNvPicPr>
                            <a:picLocks noChangeAspect="1" noChangeArrowheads="1"/>
                          </pic:cNvPicPr>
                        </pic:nvPicPr>
                        <pic:blipFill>
                          <a:blip r:embed="rId36" cstate="print"/>
                          <a:srcRect/>
                          <a:stretch>
                            <a:fillRect/>
                          </a:stretch>
                        </pic:blipFill>
                        <pic:spPr bwMode="auto">
                          <a:xfrm>
                            <a:off x="0" y="0"/>
                            <a:ext cx="6894830" cy="2479040"/>
                          </a:xfrm>
                          <a:prstGeom prst="rect">
                            <a:avLst/>
                          </a:prstGeom>
                          <a:noFill/>
                          <a:ln w="9525">
                            <a:noFill/>
                            <a:miter lim="800000"/>
                            <a:headEnd/>
                            <a:tailEnd/>
                          </a:ln>
                        </pic:spPr>
                      </pic:pic>
                    </a:graphicData>
                  </a:graphic>
                </wp:inline>
              </w:drawing>
            </w:r>
          </w:p>
          <w:p w:rsidR="0052091C" w:rsidRDefault="0052091C" w:rsidP="0052091C">
            <w:pPr>
              <w:pStyle w:val="Heading3"/>
              <w:rPr>
                <w:rFonts w:ascii="inherit" w:hAnsi="inherit" w:cs="Arial"/>
                <w:color w:val="333333"/>
                <w:sz w:val="15"/>
                <w:szCs w:val="15"/>
              </w:rPr>
            </w:pPr>
            <w:hyperlink r:id="rId104" w:history="1">
              <w:r>
                <w:rPr>
                  <w:rStyle w:val="Hyperlink"/>
                  <w:rFonts w:cs="Arial"/>
                </w:rPr>
                <w:t xml:space="preserve">Selenium </w:t>
              </w:r>
              <w:proofErr w:type="spellStart"/>
              <w:r>
                <w:rPr>
                  <w:rStyle w:val="Hyperlink"/>
                  <w:rFonts w:cs="Arial"/>
                </w:rPr>
                <w:t>WebDriver</w:t>
              </w:r>
              <w:proofErr w:type="spellEnd"/>
              <w:r>
                <w:rPr>
                  <w:rStyle w:val="Hyperlink"/>
                  <w:rFonts w:cs="Arial"/>
                </w:rPr>
                <w:t xml:space="preserve"> – How To Run Multiple Test Suites Using </w:t>
              </w:r>
              <w:proofErr w:type="spellStart"/>
              <w:r>
                <w:rPr>
                  <w:rStyle w:val="Hyperlink"/>
                  <w:rFonts w:cs="Arial"/>
                </w:rPr>
                <w:t>Docker</w:t>
              </w:r>
              <w:proofErr w:type="spellEnd"/>
              <w:r>
                <w:rPr>
                  <w:rStyle w:val="Hyperlink"/>
                  <w:rFonts w:cs="Arial"/>
                </w:rPr>
                <w:t xml:space="preserve"> Compose – Part 2</w:t>
              </w:r>
            </w:hyperlink>
          </w:p>
          <w:p w:rsidR="0052091C" w:rsidRDefault="0052091C" w:rsidP="0052091C">
            <w:pPr>
              <w:rPr>
                <w:rFonts w:ascii="Helvetica" w:hAnsi="Helvetica" w:cs="Arial"/>
                <w:color w:val="333333"/>
                <w:sz w:val="10"/>
                <w:szCs w:val="10"/>
              </w:rPr>
            </w:pPr>
            <w:r>
              <w:rPr>
                <w:rStyle w:val="entry-date"/>
                <w:rFonts w:ascii="Helvetica" w:hAnsi="Helvetica" w:cs="Arial"/>
                <w:color w:val="333333"/>
                <w:sz w:val="10"/>
                <w:szCs w:val="10"/>
              </w:rPr>
              <w:t>August 28, 2017</w:t>
            </w:r>
            <w:r>
              <w:rPr>
                <w:rFonts w:ascii="Helvetica" w:hAnsi="Helvetica" w:cs="Arial"/>
                <w:color w:val="333333"/>
                <w:sz w:val="10"/>
                <w:szCs w:val="10"/>
              </w:rPr>
              <w:t xml:space="preserve"> </w:t>
            </w:r>
            <w:hyperlink r:id="rId105" w:anchor="comments" w:history="1">
              <w:r>
                <w:rPr>
                  <w:rStyle w:val="Hyperlink"/>
                  <w:rFonts w:ascii="Helvetica" w:hAnsi="Helvetica" w:cs="Arial"/>
                  <w:sz w:val="10"/>
                  <w:szCs w:val="10"/>
                </w:rPr>
                <w:t>14 comments</w:t>
              </w:r>
            </w:hyperlink>
            <w:r>
              <w:rPr>
                <w:rStyle w:val="entry-comments"/>
                <w:rFonts w:ascii="Helvetica" w:hAnsi="Helvetica" w:cs="Arial"/>
                <w:color w:val="333333"/>
                <w:sz w:val="10"/>
                <w:szCs w:val="10"/>
              </w:rPr>
              <w:t xml:space="preserve"> </w:t>
            </w:r>
            <w:r>
              <w:rPr>
                <w:rStyle w:val="entry-standard"/>
                <w:rFonts w:ascii="Helvetica" w:hAnsi="Helvetica" w:cs="Arial"/>
                <w:color w:val="333333"/>
                <w:sz w:val="10"/>
                <w:szCs w:val="10"/>
              </w:rPr>
              <w:t>Article</w:t>
            </w:r>
            <w:r>
              <w:rPr>
                <w:rFonts w:ascii="Helvetica" w:hAnsi="Helvetica" w:cs="Arial"/>
                <w:color w:val="333333"/>
                <w:sz w:val="10"/>
                <w:szCs w:val="10"/>
              </w:rPr>
              <w:t xml:space="preserve"> </w:t>
            </w:r>
          </w:p>
          <w:p w:rsidR="0052091C" w:rsidRDefault="0052091C" w:rsidP="0052091C">
            <w:pPr>
              <w:spacing w:after="68"/>
              <w:rPr>
                <w:rFonts w:ascii="Helvetica" w:hAnsi="Helvetica" w:cs="Arial"/>
                <w:color w:val="333333"/>
                <w:sz w:val="11"/>
                <w:szCs w:val="11"/>
              </w:rPr>
            </w:pPr>
            <w:r>
              <w:rPr>
                <w:rFonts w:ascii="Helvetica" w:hAnsi="Helvetica" w:cs="Arial"/>
                <w:color w:val="333333"/>
                <w:sz w:val="11"/>
                <w:szCs w:val="11"/>
              </w:rPr>
              <w:lastRenderedPageBreak/>
              <w:t>Overview: The modern cloud infrastructure, continuous integration &amp; deployment processes etc have completely changed the way how applications are deployed in production nowadays. In order to release new features faster in Production, you need to reduce time we take in the each phase of the SDLC. As an automation lead/architect, It could be your responsibility to</w:t>
            </w:r>
          </w:p>
          <w:p w:rsidR="0052091C" w:rsidRDefault="0052091C" w:rsidP="0052091C">
            <w:pPr>
              <w:rPr>
                <w:rFonts w:ascii="Helvetica" w:hAnsi="Helvetica" w:cs="Arial"/>
                <w:color w:val="333333"/>
                <w:sz w:val="10"/>
                <w:szCs w:val="10"/>
              </w:rPr>
            </w:pPr>
            <w:hyperlink r:id="rId106" w:tooltip="More" w:history="1">
              <w:r>
                <w:rPr>
                  <w:rStyle w:val="button5"/>
                  <w:rFonts w:ascii="Helvetica" w:hAnsi="Helvetica" w:cs="Arial"/>
                  <w:color w:val="333333"/>
                  <w:sz w:val="10"/>
                  <w:szCs w:val="10"/>
                </w:rPr>
                <w:t>Read More</w:t>
              </w:r>
              <w:r>
                <w:rPr>
                  <w:rStyle w:val="Hyperlink"/>
                  <w:rFonts w:ascii="Helvetica" w:hAnsi="Helvetica" w:cs="Arial"/>
                  <w:sz w:val="10"/>
                  <w:szCs w:val="10"/>
                </w:rPr>
                <w:t xml:space="preserve"> </w:t>
              </w:r>
            </w:hyperlink>
          </w:p>
          <w:p w:rsidR="0052091C" w:rsidRDefault="0052091C" w:rsidP="0052091C">
            <w:pPr>
              <w:pStyle w:val="Heading4"/>
              <w:rPr>
                <w:rFonts w:ascii="inherit" w:hAnsi="inherit" w:cs="Arial"/>
                <w:color w:val="333333"/>
                <w:sz w:val="12"/>
                <w:szCs w:val="12"/>
              </w:rPr>
            </w:pPr>
            <w:r>
              <w:rPr>
                <w:rFonts w:cs="Arial"/>
                <w:color w:val="333333"/>
              </w:rPr>
              <w:t>Calendar</w:t>
            </w:r>
          </w:p>
          <w:tbl>
            <w:tblPr>
              <w:tblW w:w="0" w:type="auto"/>
              <w:tblCellMar>
                <w:top w:w="15" w:type="dxa"/>
                <w:left w:w="15" w:type="dxa"/>
                <w:bottom w:w="15" w:type="dxa"/>
                <w:right w:w="15" w:type="dxa"/>
              </w:tblCellMar>
              <w:tblLook w:val="04A0"/>
            </w:tblPr>
            <w:tblGrid>
              <w:gridCol w:w="112"/>
              <w:gridCol w:w="112"/>
              <w:gridCol w:w="112"/>
              <w:gridCol w:w="112"/>
              <w:gridCol w:w="112"/>
              <w:gridCol w:w="112"/>
              <w:gridCol w:w="112"/>
            </w:tblGrid>
            <w:tr w:rsidR="0052091C" w:rsidTr="0052091C">
              <w:trPr>
                <w:tblHeader/>
              </w:trPr>
              <w:tc>
                <w:tcPr>
                  <w:tcW w:w="0" w:type="auto"/>
                  <w:gridSpan w:val="7"/>
                  <w:tcBorders>
                    <w:top w:val="nil"/>
                    <w:left w:val="nil"/>
                    <w:bottom w:val="nil"/>
                    <w:right w:val="nil"/>
                  </w:tcBorders>
                  <w:shd w:val="clear" w:color="auto" w:fill="auto"/>
                  <w:tcMar>
                    <w:top w:w="0" w:type="dxa"/>
                    <w:left w:w="0" w:type="dxa"/>
                    <w:bottom w:w="0" w:type="dxa"/>
                    <w:right w:w="0" w:type="dxa"/>
                  </w:tcMar>
                  <w:vAlign w:val="center"/>
                  <w:hideMark/>
                </w:tcPr>
                <w:p w:rsidR="0052091C" w:rsidRDefault="0052091C">
                  <w:pPr>
                    <w:rPr>
                      <w:rFonts w:ascii="Helvetica" w:hAnsi="Helvetica"/>
                      <w:color w:val="777777"/>
                      <w:sz w:val="10"/>
                      <w:szCs w:val="10"/>
                    </w:rPr>
                  </w:pPr>
                  <w:r>
                    <w:rPr>
                      <w:rFonts w:ascii="Helvetica" w:hAnsi="Helvetica"/>
                      <w:color w:val="777777"/>
                      <w:sz w:val="10"/>
                      <w:szCs w:val="10"/>
                    </w:rPr>
                    <w:t>October 2018</w:t>
                  </w:r>
                </w:p>
              </w:tc>
            </w:tr>
            <w:tr w:rsidR="0052091C" w:rsidTr="0052091C">
              <w:trPr>
                <w:tblHeader/>
              </w:trPr>
              <w:tc>
                <w:tcPr>
                  <w:tcW w:w="0" w:type="auto"/>
                  <w:shd w:val="clear" w:color="auto" w:fill="auto"/>
                  <w:tcMar>
                    <w:top w:w="0" w:type="dxa"/>
                    <w:left w:w="0" w:type="dxa"/>
                    <w:bottom w:w="0" w:type="dxa"/>
                    <w:right w:w="0" w:type="dxa"/>
                  </w:tcMar>
                  <w:vAlign w:val="center"/>
                  <w:hideMark/>
                </w:tcPr>
                <w:p w:rsidR="0052091C" w:rsidRDefault="0052091C">
                  <w:pPr>
                    <w:rPr>
                      <w:rFonts w:ascii="Helvetica" w:hAnsi="Helvetica"/>
                      <w:b/>
                      <w:bCs/>
                      <w:color w:val="333333"/>
                      <w:sz w:val="10"/>
                      <w:szCs w:val="10"/>
                    </w:rPr>
                  </w:pPr>
                  <w:r>
                    <w:rPr>
                      <w:rFonts w:ascii="Helvetica" w:hAnsi="Helvetica"/>
                      <w:b/>
                      <w:bCs/>
                      <w:color w:val="333333"/>
                      <w:sz w:val="10"/>
                      <w:szCs w:val="10"/>
                    </w:rPr>
                    <w:t>M</w:t>
                  </w:r>
                </w:p>
              </w:tc>
              <w:tc>
                <w:tcPr>
                  <w:tcW w:w="0" w:type="auto"/>
                  <w:shd w:val="clear" w:color="auto" w:fill="auto"/>
                  <w:tcMar>
                    <w:top w:w="0" w:type="dxa"/>
                    <w:left w:w="0" w:type="dxa"/>
                    <w:bottom w:w="0" w:type="dxa"/>
                    <w:right w:w="0" w:type="dxa"/>
                  </w:tcMar>
                  <w:vAlign w:val="center"/>
                  <w:hideMark/>
                </w:tcPr>
                <w:p w:rsidR="0052091C" w:rsidRDefault="0052091C">
                  <w:pPr>
                    <w:rPr>
                      <w:rFonts w:ascii="Helvetica" w:hAnsi="Helvetica"/>
                      <w:b/>
                      <w:bCs/>
                      <w:color w:val="333333"/>
                      <w:sz w:val="10"/>
                      <w:szCs w:val="10"/>
                    </w:rPr>
                  </w:pPr>
                  <w:r>
                    <w:rPr>
                      <w:rFonts w:ascii="Helvetica" w:hAnsi="Helvetica"/>
                      <w:b/>
                      <w:bCs/>
                      <w:color w:val="333333"/>
                      <w:sz w:val="10"/>
                      <w:szCs w:val="10"/>
                    </w:rPr>
                    <w:t>T</w:t>
                  </w:r>
                </w:p>
              </w:tc>
              <w:tc>
                <w:tcPr>
                  <w:tcW w:w="0" w:type="auto"/>
                  <w:shd w:val="clear" w:color="auto" w:fill="auto"/>
                  <w:tcMar>
                    <w:top w:w="0" w:type="dxa"/>
                    <w:left w:w="0" w:type="dxa"/>
                    <w:bottom w:w="0" w:type="dxa"/>
                    <w:right w:w="0" w:type="dxa"/>
                  </w:tcMar>
                  <w:vAlign w:val="center"/>
                  <w:hideMark/>
                </w:tcPr>
                <w:p w:rsidR="0052091C" w:rsidRDefault="0052091C">
                  <w:pPr>
                    <w:rPr>
                      <w:rFonts w:ascii="Helvetica" w:hAnsi="Helvetica"/>
                      <w:b/>
                      <w:bCs/>
                      <w:color w:val="333333"/>
                      <w:sz w:val="10"/>
                      <w:szCs w:val="10"/>
                    </w:rPr>
                  </w:pPr>
                  <w:r>
                    <w:rPr>
                      <w:rFonts w:ascii="Helvetica" w:hAnsi="Helvetica"/>
                      <w:b/>
                      <w:bCs/>
                      <w:color w:val="333333"/>
                      <w:sz w:val="10"/>
                      <w:szCs w:val="10"/>
                    </w:rPr>
                    <w:t>W</w:t>
                  </w:r>
                </w:p>
              </w:tc>
              <w:tc>
                <w:tcPr>
                  <w:tcW w:w="0" w:type="auto"/>
                  <w:shd w:val="clear" w:color="auto" w:fill="auto"/>
                  <w:tcMar>
                    <w:top w:w="0" w:type="dxa"/>
                    <w:left w:w="0" w:type="dxa"/>
                    <w:bottom w:w="0" w:type="dxa"/>
                    <w:right w:w="0" w:type="dxa"/>
                  </w:tcMar>
                  <w:vAlign w:val="center"/>
                  <w:hideMark/>
                </w:tcPr>
                <w:p w:rsidR="0052091C" w:rsidRDefault="0052091C">
                  <w:pPr>
                    <w:rPr>
                      <w:rFonts w:ascii="Helvetica" w:hAnsi="Helvetica"/>
                      <w:b/>
                      <w:bCs/>
                      <w:color w:val="333333"/>
                      <w:sz w:val="10"/>
                      <w:szCs w:val="10"/>
                    </w:rPr>
                  </w:pPr>
                  <w:r>
                    <w:rPr>
                      <w:rFonts w:ascii="Helvetica" w:hAnsi="Helvetica"/>
                      <w:b/>
                      <w:bCs/>
                      <w:color w:val="333333"/>
                      <w:sz w:val="10"/>
                      <w:szCs w:val="10"/>
                    </w:rPr>
                    <w:t>T</w:t>
                  </w:r>
                </w:p>
              </w:tc>
              <w:tc>
                <w:tcPr>
                  <w:tcW w:w="0" w:type="auto"/>
                  <w:shd w:val="clear" w:color="auto" w:fill="auto"/>
                  <w:tcMar>
                    <w:top w:w="0" w:type="dxa"/>
                    <w:left w:w="0" w:type="dxa"/>
                    <w:bottom w:w="0" w:type="dxa"/>
                    <w:right w:w="0" w:type="dxa"/>
                  </w:tcMar>
                  <w:vAlign w:val="center"/>
                  <w:hideMark/>
                </w:tcPr>
                <w:p w:rsidR="0052091C" w:rsidRDefault="0052091C">
                  <w:pPr>
                    <w:rPr>
                      <w:rFonts w:ascii="Helvetica" w:hAnsi="Helvetica"/>
                      <w:b/>
                      <w:bCs/>
                      <w:color w:val="333333"/>
                      <w:sz w:val="10"/>
                      <w:szCs w:val="10"/>
                    </w:rPr>
                  </w:pPr>
                  <w:r>
                    <w:rPr>
                      <w:rFonts w:ascii="Helvetica" w:hAnsi="Helvetica"/>
                      <w:b/>
                      <w:bCs/>
                      <w:color w:val="333333"/>
                      <w:sz w:val="10"/>
                      <w:szCs w:val="10"/>
                    </w:rPr>
                    <w:t>F</w:t>
                  </w:r>
                </w:p>
              </w:tc>
              <w:tc>
                <w:tcPr>
                  <w:tcW w:w="0" w:type="auto"/>
                  <w:shd w:val="clear" w:color="auto" w:fill="auto"/>
                  <w:tcMar>
                    <w:top w:w="0" w:type="dxa"/>
                    <w:left w:w="0" w:type="dxa"/>
                    <w:bottom w:w="0" w:type="dxa"/>
                    <w:right w:w="0" w:type="dxa"/>
                  </w:tcMar>
                  <w:vAlign w:val="center"/>
                  <w:hideMark/>
                </w:tcPr>
                <w:p w:rsidR="0052091C" w:rsidRDefault="0052091C">
                  <w:pPr>
                    <w:rPr>
                      <w:rFonts w:ascii="Helvetica" w:hAnsi="Helvetica"/>
                      <w:b/>
                      <w:bCs/>
                      <w:color w:val="333333"/>
                      <w:sz w:val="10"/>
                      <w:szCs w:val="10"/>
                    </w:rPr>
                  </w:pPr>
                  <w:r>
                    <w:rPr>
                      <w:rFonts w:ascii="Helvetica" w:hAnsi="Helvetica"/>
                      <w:b/>
                      <w:bCs/>
                      <w:color w:val="333333"/>
                      <w:sz w:val="10"/>
                      <w:szCs w:val="10"/>
                    </w:rPr>
                    <w:t>S</w:t>
                  </w:r>
                </w:p>
              </w:tc>
              <w:tc>
                <w:tcPr>
                  <w:tcW w:w="0" w:type="auto"/>
                  <w:shd w:val="clear" w:color="auto" w:fill="auto"/>
                  <w:tcMar>
                    <w:top w:w="0" w:type="dxa"/>
                    <w:left w:w="0" w:type="dxa"/>
                    <w:bottom w:w="0" w:type="dxa"/>
                    <w:right w:w="0" w:type="dxa"/>
                  </w:tcMar>
                  <w:vAlign w:val="center"/>
                  <w:hideMark/>
                </w:tcPr>
                <w:p w:rsidR="0052091C" w:rsidRDefault="0052091C">
                  <w:pPr>
                    <w:rPr>
                      <w:rFonts w:ascii="Helvetica" w:hAnsi="Helvetica"/>
                      <w:b/>
                      <w:bCs/>
                      <w:color w:val="333333"/>
                      <w:sz w:val="10"/>
                      <w:szCs w:val="10"/>
                    </w:rPr>
                  </w:pPr>
                  <w:r>
                    <w:rPr>
                      <w:rFonts w:ascii="Helvetica" w:hAnsi="Helvetica"/>
                      <w:b/>
                      <w:bCs/>
                      <w:color w:val="333333"/>
                      <w:sz w:val="10"/>
                      <w:szCs w:val="10"/>
                    </w:rPr>
                    <w:t>S</w:t>
                  </w:r>
                </w:p>
              </w:tc>
            </w:tr>
            <w:tr w:rsidR="0052091C" w:rsidTr="0052091C">
              <w:tc>
                <w:tcPr>
                  <w:tcW w:w="0" w:type="auto"/>
                  <w:gridSpan w:val="3"/>
                  <w:shd w:val="clear" w:color="auto" w:fill="auto"/>
                  <w:tcMar>
                    <w:top w:w="0" w:type="dxa"/>
                    <w:left w:w="0" w:type="dxa"/>
                    <w:bottom w:w="0" w:type="dxa"/>
                    <w:right w:w="0" w:type="dxa"/>
                  </w:tcMar>
                  <w:vAlign w:val="center"/>
                  <w:hideMark/>
                </w:tcPr>
                <w:p w:rsidR="0052091C" w:rsidRDefault="0052091C">
                  <w:pPr>
                    <w:rPr>
                      <w:rFonts w:ascii="Helvetica" w:hAnsi="Helvetica"/>
                      <w:color w:val="333333"/>
                      <w:sz w:val="10"/>
                      <w:szCs w:val="10"/>
                    </w:rPr>
                  </w:pPr>
                  <w:hyperlink r:id="rId107" w:history="1">
                    <w:r>
                      <w:rPr>
                        <w:rStyle w:val="Hyperlink"/>
                        <w:rFonts w:ascii="Helvetica" w:hAnsi="Helvetica"/>
                        <w:sz w:val="10"/>
                        <w:szCs w:val="10"/>
                      </w:rPr>
                      <w:t>« Jul</w:t>
                    </w:r>
                  </w:hyperlink>
                </w:p>
              </w:tc>
              <w:tc>
                <w:tcPr>
                  <w:tcW w:w="0" w:type="auto"/>
                  <w:shd w:val="clear" w:color="auto" w:fill="auto"/>
                  <w:tcMar>
                    <w:top w:w="0" w:type="dxa"/>
                    <w:left w:w="0" w:type="dxa"/>
                    <w:bottom w:w="0" w:type="dxa"/>
                    <w:right w:w="0" w:type="dxa"/>
                  </w:tcMar>
                  <w:vAlign w:val="center"/>
                  <w:hideMark/>
                </w:tcPr>
                <w:p w:rsidR="0052091C" w:rsidRDefault="0052091C">
                  <w:pPr>
                    <w:rPr>
                      <w:rFonts w:ascii="Helvetica" w:hAnsi="Helvetica"/>
                      <w:color w:val="333333"/>
                      <w:sz w:val="10"/>
                      <w:szCs w:val="10"/>
                    </w:rPr>
                  </w:pPr>
                  <w:r>
                    <w:rPr>
                      <w:rFonts w:ascii="Helvetica" w:hAnsi="Helvetica"/>
                      <w:color w:val="333333"/>
                      <w:sz w:val="10"/>
                      <w:szCs w:val="10"/>
                    </w:rPr>
                    <w:t> </w:t>
                  </w:r>
                </w:p>
              </w:tc>
              <w:tc>
                <w:tcPr>
                  <w:tcW w:w="0" w:type="auto"/>
                  <w:gridSpan w:val="3"/>
                  <w:shd w:val="clear" w:color="auto" w:fill="auto"/>
                  <w:tcMar>
                    <w:top w:w="0" w:type="dxa"/>
                    <w:left w:w="0" w:type="dxa"/>
                    <w:bottom w:w="0" w:type="dxa"/>
                    <w:right w:w="0" w:type="dxa"/>
                  </w:tcMar>
                  <w:vAlign w:val="center"/>
                  <w:hideMark/>
                </w:tcPr>
                <w:p w:rsidR="0052091C" w:rsidRDefault="0052091C">
                  <w:pPr>
                    <w:rPr>
                      <w:rFonts w:ascii="Helvetica" w:hAnsi="Helvetica"/>
                      <w:color w:val="333333"/>
                      <w:sz w:val="10"/>
                      <w:szCs w:val="10"/>
                    </w:rPr>
                  </w:pPr>
                  <w:r>
                    <w:rPr>
                      <w:rFonts w:ascii="Helvetica" w:hAnsi="Helvetica"/>
                      <w:color w:val="333333"/>
                      <w:sz w:val="10"/>
                      <w:szCs w:val="10"/>
                    </w:rPr>
                    <w:t> </w:t>
                  </w:r>
                </w:p>
              </w:tc>
            </w:tr>
            <w:tr w:rsidR="0052091C" w:rsidTr="0052091C">
              <w:tc>
                <w:tcPr>
                  <w:tcW w:w="0" w:type="auto"/>
                  <w:shd w:val="clear" w:color="auto" w:fill="auto"/>
                  <w:tcMar>
                    <w:top w:w="0" w:type="dxa"/>
                    <w:left w:w="0" w:type="dxa"/>
                    <w:bottom w:w="0" w:type="dxa"/>
                    <w:right w:w="0" w:type="dxa"/>
                  </w:tcMar>
                  <w:vAlign w:val="center"/>
                  <w:hideMark/>
                </w:tcPr>
                <w:p w:rsidR="0052091C" w:rsidRDefault="0052091C">
                  <w:pPr>
                    <w:rPr>
                      <w:rFonts w:ascii="Helvetica" w:hAnsi="Helvetica"/>
                      <w:color w:val="333333"/>
                      <w:sz w:val="10"/>
                      <w:szCs w:val="10"/>
                    </w:rPr>
                  </w:pPr>
                  <w:r>
                    <w:rPr>
                      <w:rFonts w:ascii="Helvetica" w:hAnsi="Helvetica"/>
                      <w:color w:val="333333"/>
                      <w:sz w:val="10"/>
                      <w:szCs w:val="10"/>
                    </w:rPr>
                    <w:t>1</w:t>
                  </w:r>
                </w:p>
              </w:tc>
              <w:tc>
                <w:tcPr>
                  <w:tcW w:w="0" w:type="auto"/>
                  <w:shd w:val="clear" w:color="auto" w:fill="auto"/>
                  <w:tcMar>
                    <w:top w:w="0" w:type="dxa"/>
                    <w:left w:w="0" w:type="dxa"/>
                    <w:bottom w:w="0" w:type="dxa"/>
                    <w:right w:w="0" w:type="dxa"/>
                  </w:tcMar>
                  <w:vAlign w:val="center"/>
                  <w:hideMark/>
                </w:tcPr>
                <w:p w:rsidR="0052091C" w:rsidRDefault="0052091C">
                  <w:pPr>
                    <w:rPr>
                      <w:rFonts w:ascii="Helvetica" w:hAnsi="Helvetica"/>
                      <w:color w:val="333333"/>
                      <w:sz w:val="10"/>
                      <w:szCs w:val="10"/>
                    </w:rPr>
                  </w:pPr>
                  <w:r>
                    <w:rPr>
                      <w:rFonts w:ascii="Helvetica" w:hAnsi="Helvetica"/>
                      <w:color w:val="333333"/>
                      <w:sz w:val="10"/>
                      <w:szCs w:val="10"/>
                    </w:rPr>
                    <w:t>2</w:t>
                  </w:r>
                </w:p>
              </w:tc>
              <w:tc>
                <w:tcPr>
                  <w:tcW w:w="0" w:type="auto"/>
                  <w:shd w:val="clear" w:color="auto" w:fill="auto"/>
                  <w:tcMar>
                    <w:top w:w="0" w:type="dxa"/>
                    <w:left w:w="0" w:type="dxa"/>
                    <w:bottom w:w="0" w:type="dxa"/>
                    <w:right w:w="0" w:type="dxa"/>
                  </w:tcMar>
                  <w:vAlign w:val="center"/>
                  <w:hideMark/>
                </w:tcPr>
                <w:p w:rsidR="0052091C" w:rsidRDefault="0052091C">
                  <w:pPr>
                    <w:rPr>
                      <w:rFonts w:ascii="Helvetica" w:hAnsi="Helvetica"/>
                      <w:color w:val="333333"/>
                      <w:sz w:val="10"/>
                      <w:szCs w:val="10"/>
                    </w:rPr>
                  </w:pPr>
                  <w:r>
                    <w:rPr>
                      <w:rFonts w:ascii="Helvetica" w:hAnsi="Helvetica"/>
                      <w:color w:val="333333"/>
                      <w:sz w:val="10"/>
                      <w:szCs w:val="10"/>
                    </w:rPr>
                    <w:t>3</w:t>
                  </w:r>
                </w:p>
              </w:tc>
              <w:tc>
                <w:tcPr>
                  <w:tcW w:w="0" w:type="auto"/>
                  <w:shd w:val="clear" w:color="auto" w:fill="auto"/>
                  <w:tcMar>
                    <w:top w:w="0" w:type="dxa"/>
                    <w:left w:w="0" w:type="dxa"/>
                    <w:bottom w:w="0" w:type="dxa"/>
                    <w:right w:w="0" w:type="dxa"/>
                  </w:tcMar>
                  <w:vAlign w:val="center"/>
                  <w:hideMark/>
                </w:tcPr>
                <w:p w:rsidR="0052091C" w:rsidRDefault="0052091C">
                  <w:pPr>
                    <w:rPr>
                      <w:rFonts w:ascii="Helvetica" w:hAnsi="Helvetica"/>
                      <w:color w:val="333333"/>
                      <w:sz w:val="10"/>
                      <w:szCs w:val="10"/>
                    </w:rPr>
                  </w:pPr>
                  <w:r>
                    <w:rPr>
                      <w:rFonts w:ascii="Helvetica" w:hAnsi="Helvetica"/>
                      <w:color w:val="333333"/>
                      <w:sz w:val="10"/>
                      <w:szCs w:val="10"/>
                    </w:rPr>
                    <w:t>4</w:t>
                  </w:r>
                </w:p>
              </w:tc>
              <w:tc>
                <w:tcPr>
                  <w:tcW w:w="0" w:type="auto"/>
                  <w:shd w:val="clear" w:color="auto" w:fill="auto"/>
                  <w:tcMar>
                    <w:top w:w="0" w:type="dxa"/>
                    <w:left w:w="0" w:type="dxa"/>
                    <w:bottom w:w="0" w:type="dxa"/>
                    <w:right w:w="0" w:type="dxa"/>
                  </w:tcMar>
                  <w:vAlign w:val="center"/>
                  <w:hideMark/>
                </w:tcPr>
                <w:p w:rsidR="0052091C" w:rsidRDefault="0052091C">
                  <w:pPr>
                    <w:rPr>
                      <w:rFonts w:ascii="Helvetica" w:hAnsi="Helvetica"/>
                      <w:color w:val="333333"/>
                      <w:sz w:val="10"/>
                      <w:szCs w:val="10"/>
                    </w:rPr>
                  </w:pPr>
                  <w:r>
                    <w:rPr>
                      <w:rFonts w:ascii="Helvetica" w:hAnsi="Helvetica"/>
                      <w:color w:val="333333"/>
                      <w:sz w:val="10"/>
                      <w:szCs w:val="10"/>
                    </w:rPr>
                    <w:t>5</w:t>
                  </w:r>
                </w:p>
              </w:tc>
              <w:tc>
                <w:tcPr>
                  <w:tcW w:w="0" w:type="auto"/>
                  <w:shd w:val="clear" w:color="auto" w:fill="auto"/>
                  <w:tcMar>
                    <w:top w:w="0" w:type="dxa"/>
                    <w:left w:w="0" w:type="dxa"/>
                    <w:bottom w:w="0" w:type="dxa"/>
                    <w:right w:w="0" w:type="dxa"/>
                  </w:tcMar>
                  <w:vAlign w:val="center"/>
                  <w:hideMark/>
                </w:tcPr>
                <w:p w:rsidR="0052091C" w:rsidRDefault="0052091C">
                  <w:pPr>
                    <w:rPr>
                      <w:rFonts w:ascii="Helvetica" w:hAnsi="Helvetica"/>
                      <w:color w:val="333333"/>
                      <w:sz w:val="10"/>
                      <w:szCs w:val="10"/>
                    </w:rPr>
                  </w:pPr>
                  <w:r>
                    <w:rPr>
                      <w:rFonts w:ascii="Helvetica" w:hAnsi="Helvetica"/>
                      <w:color w:val="333333"/>
                      <w:sz w:val="10"/>
                      <w:szCs w:val="10"/>
                    </w:rPr>
                    <w:t>6</w:t>
                  </w:r>
                </w:p>
              </w:tc>
              <w:tc>
                <w:tcPr>
                  <w:tcW w:w="0" w:type="auto"/>
                  <w:shd w:val="clear" w:color="auto" w:fill="auto"/>
                  <w:tcMar>
                    <w:top w:w="0" w:type="dxa"/>
                    <w:left w:w="0" w:type="dxa"/>
                    <w:bottom w:w="0" w:type="dxa"/>
                    <w:right w:w="0" w:type="dxa"/>
                  </w:tcMar>
                  <w:vAlign w:val="center"/>
                  <w:hideMark/>
                </w:tcPr>
                <w:p w:rsidR="0052091C" w:rsidRDefault="0052091C">
                  <w:pPr>
                    <w:rPr>
                      <w:rFonts w:ascii="Helvetica" w:hAnsi="Helvetica"/>
                      <w:color w:val="333333"/>
                      <w:sz w:val="10"/>
                      <w:szCs w:val="10"/>
                    </w:rPr>
                  </w:pPr>
                  <w:r>
                    <w:rPr>
                      <w:rFonts w:ascii="Helvetica" w:hAnsi="Helvetica"/>
                      <w:color w:val="333333"/>
                      <w:sz w:val="10"/>
                      <w:szCs w:val="10"/>
                    </w:rPr>
                    <w:t>7</w:t>
                  </w:r>
                </w:p>
              </w:tc>
            </w:tr>
            <w:tr w:rsidR="0052091C" w:rsidTr="0052091C">
              <w:tc>
                <w:tcPr>
                  <w:tcW w:w="0" w:type="auto"/>
                  <w:shd w:val="clear" w:color="auto" w:fill="auto"/>
                  <w:tcMar>
                    <w:top w:w="0" w:type="dxa"/>
                    <w:left w:w="0" w:type="dxa"/>
                    <w:bottom w:w="0" w:type="dxa"/>
                    <w:right w:w="0" w:type="dxa"/>
                  </w:tcMar>
                  <w:vAlign w:val="center"/>
                  <w:hideMark/>
                </w:tcPr>
                <w:p w:rsidR="0052091C" w:rsidRDefault="0052091C">
                  <w:pPr>
                    <w:rPr>
                      <w:rFonts w:ascii="Helvetica" w:hAnsi="Helvetica"/>
                      <w:color w:val="333333"/>
                      <w:sz w:val="10"/>
                      <w:szCs w:val="10"/>
                    </w:rPr>
                  </w:pPr>
                  <w:r>
                    <w:rPr>
                      <w:rFonts w:ascii="Helvetica" w:hAnsi="Helvetica"/>
                      <w:color w:val="333333"/>
                      <w:sz w:val="10"/>
                      <w:szCs w:val="10"/>
                    </w:rPr>
                    <w:t>8</w:t>
                  </w:r>
                </w:p>
              </w:tc>
              <w:tc>
                <w:tcPr>
                  <w:tcW w:w="0" w:type="auto"/>
                  <w:shd w:val="clear" w:color="auto" w:fill="auto"/>
                  <w:tcMar>
                    <w:top w:w="0" w:type="dxa"/>
                    <w:left w:w="0" w:type="dxa"/>
                    <w:bottom w:w="0" w:type="dxa"/>
                    <w:right w:w="0" w:type="dxa"/>
                  </w:tcMar>
                  <w:vAlign w:val="center"/>
                  <w:hideMark/>
                </w:tcPr>
                <w:p w:rsidR="0052091C" w:rsidRDefault="0052091C">
                  <w:pPr>
                    <w:rPr>
                      <w:rFonts w:ascii="Helvetica" w:hAnsi="Helvetica"/>
                      <w:color w:val="333333"/>
                      <w:sz w:val="10"/>
                      <w:szCs w:val="10"/>
                    </w:rPr>
                  </w:pPr>
                  <w:r>
                    <w:rPr>
                      <w:rFonts w:ascii="Helvetica" w:hAnsi="Helvetica"/>
                      <w:color w:val="333333"/>
                      <w:sz w:val="10"/>
                      <w:szCs w:val="10"/>
                    </w:rPr>
                    <w:t>9</w:t>
                  </w:r>
                </w:p>
              </w:tc>
              <w:tc>
                <w:tcPr>
                  <w:tcW w:w="0" w:type="auto"/>
                  <w:shd w:val="clear" w:color="auto" w:fill="auto"/>
                  <w:tcMar>
                    <w:top w:w="0" w:type="dxa"/>
                    <w:left w:w="0" w:type="dxa"/>
                    <w:bottom w:w="0" w:type="dxa"/>
                    <w:right w:w="0" w:type="dxa"/>
                  </w:tcMar>
                  <w:vAlign w:val="center"/>
                  <w:hideMark/>
                </w:tcPr>
                <w:p w:rsidR="0052091C" w:rsidRDefault="0052091C">
                  <w:pPr>
                    <w:rPr>
                      <w:rFonts w:ascii="Helvetica" w:hAnsi="Helvetica"/>
                      <w:color w:val="333333"/>
                      <w:sz w:val="10"/>
                      <w:szCs w:val="10"/>
                    </w:rPr>
                  </w:pPr>
                  <w:r>
                    <w:rPr>
                      <w:rFonts w:ascii="Helvetica" w:hAnsi="Helvetica"/>
                      <w:color w:val="333333"/>
                      <w:sz w:val="10"/>
                      <w:szCs w:val="10"/>
                    </w:rPr>
                    <w:t>10</w:t>
                  </w:r>
                </w:p>
              </w:tc>
              <w:tc>
                <w:tcPr>
                  <w:tcW w:w="0" w:type="auto"/>
                  <w:shd w:val="clear" w:color="auto" w:fill="auto"/>
                  <w:tcMar>
                    <w:top w:w="0" w:type="dxa"/>
                    <w:left w:w="0" w:type="dxa"/>
                    <w:bottom w:w="0" w:type="dxa"/>
                    <w:right w:w="0" w:type="dxa"/>
                  </w:tcMar>
                  <w:vAlign w:val="center"/>
                  <w:hideMark/>
                </w:tcPr>
                <w:p w:rsidR="0052091C" w:rsidRDefault="0052091C">
                  <w:pPr>
                    <w:rPr>
                      <w:rFonts w:ascii="Helvetica" w:hAnsi="Helvetica"/>
                      <w:color w:val="333333"/>
                      <w:sz w:val="10"/>
                      <w:szCs w:val="10"/>
                    </w:rPr>
                  </w:pPr>
                  <w:r>
                    <w:rPr>
                      <w:rFonts w:ascii="Helvetica" w:hAnsi="Helvetica"/>
                      <w:color w:val="333333"/>
                      <w:sz w:val="10"/>
                      <w:szCs w:val="10"/>
                    </w:rPr>
                    <w:t>11</w:t>
                  </w:r>
                </w:p>
              </w:tc>
              <w:tc>
                <w:tcPr>
                  <w:tcW w:w="0" w:type="auto"/>
                  <w:shd w:val="clear" w:color="auto" w:fill="auto"/>
                  <w:tcMar>
                    <w:top w:w="0" w:type="dxa"/>
                    <w:left w:w="0" w:type="dxa"/>
                    <w:bottom w:w="0" w:type="dxa"/>
                    <w:right w:w="0" w:type="dxa"/>
                  </w:tcMar>
                  <w:vAlign w:val="center"/>
                  <w:hideMark/>
                </w:tcPr>
                <w:p w:rsidR="0052091C" w:rsidRDefault="0052091C">
                  <w:pPr>
                    <w:rPr>
                      <w:rFonts w:ascii="Helvetica" w:hAnsi="Helvetica"/>
                      <w:color w:val="333333"/>
                      <w:sz w:val="10"/>
                      <w:szCs w:val="10"/>
                    </w:rPr>
                  </w:pPr>
                  <w:r>
                    <w:rPr>
                      <w:rFonts w:ascii="Helvetica" w:hAnsi="Helvetica"/>
                      <w:color w:val="333333"/>
                      <w:sz w:val="10"/>
                      <w:szCs w:val="10"/>
                    </w:rPr>
                    <w:t>12</w:t>
                  </w:r>
                </w:p>
              </w:tc>
              <w:tc>
                <w:tcPr>
                  <w:tcW w:w="0" w:type="auto"/>
                  <w:shd w:val="clear" w:color="auto" w:fill="auto"/>
                  <w:tcMar>
                    <w:top w:w="0" w:type="dxa"/>
                    <w:left w:w="0" w:type="dxa"/>
                    <w:bottom w:w="0" w:type="dxa"/>
                    <w:right w:w="0" w:type="dxa"/>
                  </w:tcMar>
                  <w:vAlign w:val="center"/>
                  <w:hideMark/>
                </w:tcPr>
                <w:p w:rsidR="0052091C" w:rsidRDefault="0052091C">
                  <w:pPr>
                    <w:rPr>
                      <w:rFonts w:ascii="Helvetica" w:hAnsi="Helvetica"/>
                      <w:color w:val="333333"/>
                      <w:sz w:val="10"/>
                      <w:szCs w:val="10"/>
                    </w:rPr>
                  </w:pPr>
                  <w:r>
                    <w:rPr>
                      <w:rFonts w:ascii="Helvetica" w:hAnsi="Helvetica"/>
                      <w:color w:val="333333"/>
                      <w:sz w:val="10"/>
                      <w:szCs w:val="10"/>
                    </w:rPr>
                    <w:t>13</w:t>
                  </w:r>
                </w:p>
              </w:tc>
              <w:tc>
                <w:tcPr>
                  <w:tcW w:w="0" w:type="auto"/>
                  <w:shd w:val="clear" w:color="auto" w:fill="auto"/>
                  <w:tcMar>
                    <w:top w:w="0" w:type="dxa"/>
                    <w:left w:w="0" w:type="dxa"/>
                    <w:bottom w:w="0" w:type="dxa"/>
                    <w:right w:w="0" w:type="dxa"/>
                  </w:tcMar>
                  <w:vAlign w:val="center"/>
                  <w:hideMark/>
                </w:tcPr>
                <w:p w:rsidR="0052091C" w:rsidRDefault="0052091C">
                  <w:pPr>
                    <w:rPr>
                      <w:rFonts w:ascii="Helvetica" w:hAnsi="Helvetica"/>
                      <w:color w:val="333333"/>
                      <w:sz w:val="10"/>
                      <w:szCs w:val="10"/>
                    </w:rPr>
                  </w:pPr>
                  <w:r>
                    <w:rPr>
                      <w:rFonts w:ascii="Helvetica" w:hAnsi="Helvetica"/>
                      <w:color w:val="333333"/>
                      <w:sz w:val="10"/>
                      <w:szCs w:val="10"/>
                    </w:rPr>
                    <w:t>14</w:t>
                  </w:r>
                </w:p>
              </w:tc>
            </w:tr>
            <w:tr w:rsidR="0052091C" w:rsidTr="0052091C">
              <w:tc>
                <w:tcPr>
                  <w:tcW w:w="0" w:type="auto"/>
                  <w:shd w:val="clear" w:color="auto" w:fill="auto"/>
                  <w:tcMar>
                    <w:top w:w="0" w:type="dxa"/>
                    <w:left w:w="0" w:type="dxa"/>
                    <w:bottom w:w="0" w:type="dxa"/>
                    <w:right w:w="0" w:type="dxa"/>
                  </w:tcMar>
                  <w:vAlign w:val="center"/>
                  <w:hideMark/>
                </w:tcPr>
                <w:p w:rsidR="0052091C" w:rsidRDefault="0052091C">
                  <w:pPr>
                    <w:rPr>
                      <w:rFonts w:ascii="Helvetica" w:hAnsi="Helvetica"/>
                      <w:color w:val="333333"/>
                      <w:sz w:val="10"/>
                      <w:szCs w:val="10"/>
                    </w:rPr>
                  </w:pPr>
                  <w:r>
                    <w:rPr>
                      <w:rFonts w:ascii="Helvetica" w:hAnsi="Helvetica"/>
                      <w:color w:val="333333"/>
                      <w:sz w:val="10"/>
                      <w:szCs w:val="10"/>
                    </w:rPr>
                    <w:t>15</w:t>
                  </w:r>
                </w:p>
              </w:tc>
              <w:tc>
                <w:tcPr>
                  <w:tcW w:w="0" w:type="auto"/>
                  <w:shd w:val="clear" w:color="auto" w:fill="auto"/>
                  <w:tcMar>
                    <w:top w:w="0" w:type="dxa"/>
                    <w:left w:w="0" w:type="dxa"/>
                    <w:bottom w:w="0" w:type="dxa"/>
                    <w:right w:w="0" w:type="dxa"/>
                  </w:tcMar>
                  <w:vAlign w:val="center"/>
                  <w:hideMark/>
                </w:tcPr>
                <w:p w:rsidR="0052091C" w:rsidRDefault="0052091C">
                  <w:pPr>
                    <w:rPr>
                      <w:rFonts w:ascii="Helvetica" w:hAnsi="Helvetica"/>
                      <w:color w:val="333333"/>
                      <w:sz w:val="10"/>
                      <w:szCs w:val="10"/>
                    </w:rPr>
                  </w:pPr>
                  <w:r>
                    <w:rPr>
                      <w:rFonts w:ascii="Helvetica" w:hAnsi="Helvetica"/>
                      <w:color w:val="333333"/>
                      <w:sz w:val="10"/>
                      <w:szCs w:val="10"/>
                    </w:rPr>
                    <w:t>16</w:t>
                  </w:r>
                </w:p>
              </w:tc>
              <w:tc>
                <w:tcPr>
                  <w:tcW w:w="0" w:type="auto"/>
                  <w:shd w:val="clear" w:color="auto" w:fill="auto"/>
                  <w:tcMar>
                    <w:top w:w="0" w:type="dxa"/>
                    <w:left w:w="0" w:type="dxa"/>
                    <w:bottom w:w="0" w:type="dxa"/>
                    <w:right w:w="0" w:type="dxa"/>
                  </w:tcMar>
                  <w:vAlign w:val="center"/>
                  <w:hideMark/>
                </w:tcPr>
                <w:p w:rsidR="0052091C" w:rsidRDefault="0052091C">
                  <w:pPr>
                    <w:rPr>
                      <w:rFonts w:ascii="Helvetica" w:hAnsi="Helvetica"/>
                      <w:color w:val="333333"/>
                      <w:sz w:val="10"/>
                      <w:szCs w:val="10"/>
                    </w:rPr>
                  </w:pPr>
                  <w:r>
                    <w:rPr>
                      <w:rFonts w:ascii="Helvetica" w:hAnsi="Helvetica"/>
                      <w:color w:val="333333"/>
                      <w:sz w:val="10"/>
                      <w:szCs w:val="10"/>
                    </w:rPr>
                    <w:t>17</w:t>
                  </w:r>
                </w:p>
              </w:tc>
              <w:tc>
                <w:tcPr>
                  <w:tcW w:w="0" w:type="auto"/>
                  <w:shd w:val="clear" w:color="auto" w:fill="auto"/>
                  <w:tcMar>
                    <w:top w:w="0" w:type="dxa"/>
                    <w:left w:w="0" w:type="dxa"/>
                    <w:bottom w:w="0" w:type="dxa"/>
                    <w:right w:w="0" w:type="dxa"/>
                  </w:tcMar>
                  <w:vAlign w:val="center"/>
                  <w:hideMark/>
                </w:tcPr>
                <w:p w:rsidR="0052091C" w:rsidRDefault="0052091C">
                  <w:pPr>
                    <w:rPr>
                      <w:rFonts w:ascii="Helvetica" w:hAnsi="Helvetica"/>
                      <w:color w:val="333333"/>
                      <w:sz w:val="10"/>
                      <w:szCs w:val="10"/>
                    </w:rPr>
                  </w:pPr>
                  <w:r>
                    <w:rPr>
                      <w:rFonts w:ascii="Helvetica" w:hAnsi="Helvetica"/>
                      <w:color w:val="333333"/>
                      <w:sz w:val="10"/>
                      <w:szCs w:val="10"/>
                    </w:rPr>
                    <w:t>18</w:t>
                  </w:r>
                </w:p>
              </w:tc>
              <w:tc>
                <w:tcPr>
                  <w:tcW w:w="0" w:type="auto"/>
                  <w:shd w:val="clear" w:color="auto" w:fill="auto"/>
                  <w:tcMar>
                    <w:top w:w="0" w:type="dxa"/>
                    <w:left w:w="0" w:type="dxa"/>
                    <w:bottom w:w="0" w:type="dxa"/>
                    <w:right w:w="0" w:type="dxa"/>
                  </w:tcMar>
                  <w:vAlign w:val="center"/>
                  <w:hideMark/>
                </w:tcPr>
                <w:p w:rsidR="0052091C" w:rsidRDefault="0052091C">
                  <w:pPr>
                    <w:rPr>
                      <w:rFonts w:ascii="Helvetica" w:hAnsi="Helvetica"/>
                      <w:color w:val="333333"/>
                      <w:sz w:val="10"/>
                      <w:szCs w:val="10"/>
                    </w:rPr>
                  </w:pPr>
                  <w:r>
                    <w:rPr>
                      <w:rFonts w:ascii="Helvetica" w:hAnsi="Helvetica"/>
                      <w:color w:val="333333"/>
                      <w:sz w:val="10"/>
                      <w:szCs w:val="10"/>
                    </w:rPr>
                    <w:t>19</w:t>
                  </w:r>
                </w:p>
              </w:tc>
              <w:tc>
                <w:tcPr>
                  <w:tcW w:w="0" w:type="auto"/>
                  <w:shd w:val="clear" w:color="auto" w:fill="auto"/>
                  <w:tcMar>
                    <w:top w:w="0" w:type="dxa"/>
                    <w:left w:w="0" w:type="dxa"/>
                    <w:bottom w:w="0" w:type="dxa"/>
                    <w:right w:w="0" w:type="dxa"/>
                  </w:tcMar>
                  <w:vAlign w:val="center"/>
                  <w:hideMark/>
                </w:tcPr>
                <w:p w:rsidR="0052091C" w:rsidRDefault="0052091C">
                  <w:pPr>
                    <w:rPr>
                      <w:rFonts w:ascii="Helvetica" w:hAnsi="Helvetica"/>
                      <w:color w:val="333333"/>
                      <w:sz w:val="10"/>
                      <w:szCs w:val="10"/>
                    </w:rPr>
                  </w:pPr>
                  <w:r>
                    <w:rPr>
                      <w:rFonts w:ascii="Helvetica" w:hAnsi="Helvetica"/>
                      <w:color w:val="333333"/>
                      <w:sz w:val="10"/>
                      <w:szCs w:val="10"/>
                    </w:rPr>
                    <w:t>20</w:t>
                  </w:r>
                </w:p>
              </w:tc>
              <w:tc>
                <w:tcPr>
                  <w:tcW w:w="0" w:type="auto"/>
                  <w:shd w:val="clear" w:color="auto" w:fill="auto"/>
                  <w:tcMar>
                    <w:top w:w="0" w:type="dxa"/>
                    <w:left w:w="0" w:type="dxa"/>
                    <w:bottom w:w="0" w:type="dxa"/>
                    <w:right w:w="0" w:type="dxa"/>
                  </w:tcMar>
                  <w:vAlign w:val="center"/>
                  <w:hideMark/>
                </w:tcPr>
                <w:p w:rsidR="0052091C" w:rsidRDefault="0052091C">
                  <w:pPr>
                    <w:rPr>
                      <w:rFonts w:ascii="Helvetica" w:hAnsi="Helvetica"/>
                      <w:color w:val="333333"/>
                      <w:sz w:val="10"/>
                      <w:szCs w:val="10"/>
                    </w:rPr>
                  </w:pPr>
                  <w:r>
                    <w:rPr>
                      <w:rFonts w:ascii="Helvetica" w:hAnsi="Helvetica"/>
                      <w:color w:val="333333"/>
                      <w:sz w:val="10"/>
                      <w:szCs w:val="10"/>
                    </w:rPr>
                    <w:t>21</w:t>
                  </w:r>
                </w:p>
              </w:tc>
            </w:tr>
            <w:tr w:rsidR="0052091C" w:rsidTr="0052091C">
              <w:tc>
                <w:tcPr>
                  <w:tcW w:w="0" w:type="auto"/>
                  <w:shd w:val="clear" w:color="auto" w:fill="auto"/>
                  <w:tcMar>
                    <w:top w:w="0" w:type="dxa"/>
                    <w:left w:w="0" w:type="dxa"/>
                    <w:bottom w:w="0" w:type="dxa"/>
                    <w:right w:w="0" w:type="dxa"/>
                  </w:tcMar>
                  <w:vAlign w:val="center"/>
                  <w:hideMark/>
                </w:tcPr>
                <w:p w:rsidR="0052091C" w:rsidRDefault="0052091C">
                  <w:pPr>
                    <w:rPr>
                      <w:rFonts w:ascii="Helvetica" w:hAnsi="Helvetica"/>
                      <w:color w:val="333333"/>
                      <w:sz w:val="10"/>
                      <w:szCs w:val="10"/>
                    </w:rPr>
                  </w:pPr>
                  <w:r>
                    <w:rPr>
                      <w:rFonts w:ascii="Helvetica" w:hAnsi="Helvetica"/>
                      <w:color w:val="333333"/>
                      <w:sz w:val="10"/>
                      <w:szCs w:val="10"/>
                    </w:rPr>
                    <w:t>22</w:t>
                  </w:r>
                </w:p>
              </w:tc>
              <w:tc>
                <w:tcPr>
                  <w:tcW w:w="0" w:type="auto"/>
                  <w:shd w:val="clear" w:color="auto" w:fill="auto"/>
                  <w:tcMar>
                    <w:top w:w="0" w:type="dxa"/>
                    <w:left w:w="0" w:type="dxa"/>
                    <w:bottom w:w="0" w:type="dxa"/>
                    <w:right w:w="0" w:type="dxa"/>
                  </w:tcMar>
                  <w:vAlign w:val="center"/>
                  <w:hideMark/>
                </w:tcPr>
                <w:p w:rsidR="0052091C" w:rsidRDefault="0052091C">
                  <w:pPr>
                    <w:rPr>
                      <w:rFonts w:ascii="Helvetica" w:hAnsi="Helvetica"/>
                      <w:color w:val="333333"/>
                      <w:sz w:val="10"/>
                      <w:szCs w:val="10"/>
                    </w:rPr>
                  </w:pPr>
                  <w:r>
                    <w:rPr>
                      <w:rFonts w:ascii="Helvetica" w:hAnsi="Helvetica"/>
                      <w:color w:val="333333"/>
                      <w:sz w:val="10"/>
                      <w:szCs w:val="10"/>
                    </w:rPr>
                    <w:t>23</w:t>
                  </w:r>
                </w:p>
              </w:tc>
              <w:tc>
                <w:tcPr>
                  <w:tcW w:w="0" w:type="auto"/>
                  <w:shd w:val="clear" w:color="auto" w:fill="auto"/>
                  <w:tcMar>
                    <w:top w:w="0" w:type="dxa"/>
                    <w:left w:w="0" w:type="dxa"/>
                    <w:bottom w:w="0" w:type="dxa"/>
                    <w:right w:w="0" w:type="dxa"/>
                  </w:tcMar>
                  <w:vAlign w:val="center"/>
                  <w:hideMark/>
                </w:tcPr>
                <w:p w:rsidR="0052091C" w:rsidRDefault="0052091C">
                  <w:pPr>
                    <w:rPr>
                      <w:rFonts w:ascii="Helvetica" w:hAnsi="Helvetica"/>
                      <w:color w:val="333333"/>
                      <w:sz w:val="10"/>
                      <w:szCs w:val="10"/>
                    </w:rPr>
                  </w:pPr>
                  <w:r>
                    <w:rPr>
                      <w:rFonts w:ascii="Helvetica" w:hAnsi="Helvetica"/>
                      <w:color w:val="333333"/>
                      <w:sz w:val="10"/>
                      <w:szCs w:val="10"/>
                    </w:rPr>
                    <w:t>24</w:t>
                  </w:r>
                </w:p>
              </w:tc>
              <w:tc>
                <w:tcPr>
                  <w:tcW w:w="0" w:type="auto"/>
                  <w:shd w:val="clear" w:color="auto" w:fill="auto"/>
                  <w:tcMar>
                    <w:top w:w="0" w:type="dxa"/>
                    <w:left w:w="0" w:type="dxa"/>
                    <w:bottom w:w="0" w:type="dxa"/>
                    <w:right w:w="0" w:type="dxa"/>
                  </w:tcMar>
                  <w:vAlign w:val="center"/>
                  <w:hideMark/>
                </w:tcPr>
                <w:p w:rsidR="0052091C" w:rsidRDefault="0052091C">
                  <w:pPr>
                    <w:rPr>
                      <w:rFonts w:ascii="Helvetica" w:hAnsi="Helvetica"/>
                      <w:color w:val="333333"/>
                      <w:sz w:val="10"/>
                      <w:szCs w:val="10"/>
                    </w:rPr>
                  </w:pPr>
                  <w:r>
                    <w:rPr>
                      <w:rFonts w:ascii="Helvetica" w:hAnsi="Helvetica"/>
                      <w:color w:val="333333"/>
                      <w:sz w:val="10"/>
                      <w:szCs w:val="10"/>
                    </w:rPr>
                    <w:t>25</w:t>
                  </w:r>
                </w:p>
              </w:tc>
              <w:tc>
                <w:tcPr>
                  <w:tcW w:w="0" w:type="auto"/>
                  <w:shd w:val="clear" w:color="auto" w:fill="auto"/>
                  <w:tcMar>
                    <w:top w:w="0" w:type="dxa"/>
                    <w:left w:w="0" w:type="dxa"/>
                    <w:bottom w:w="0" w:type="dxa"/>
                    <w:right w:w="0" w:type="dxa"/>
                  </w:tcMar>
                  <w:vAlign w:val="center"/>
                  <w:hideMark/>
                </w:tcPr>
                <w:p w:rsidR="0052091C" w:rsidRDefault="0052091C">
                  <w:pPr>
                    <w:rPr>
                      <w:rFonts w:ascii="Helvetica" w:hAnsi="Helvetica"/>
                      <w:color w:val="333333"/>
                      <w:sz w:val="10"/>
                      <w:szCs w:val="10"/>
                    </w:rPr>
                  </w:pPr>
                  <w:r>
                    <w:rPr>
                      <w:rFonts w:ascii="Helvetica" w:hAnsi="Helvetica"/>
                      <w:color w:val="333333"/>
                      <w:sz w:val="10"/>
                      <w:szCs w:val="10"/>
                    </w:rPr>
                    <w:t>26</w:t>
                  </w:r>
                </w:p>
              </w:tc>
              <w:tc>
                <w:tcPr>
                  <w:tcW w:w="0" w:type="auto"/>
                  <w:shd w:val="clear" w:color="auto" w:fill="auto"/>
                  <w:tcMar>
                    <w:top w:w="0" w:type="dxa"/>
                    <w:left w:w="0" w:type="dxa"/>
                    <w:bottom w:w="0" w:type="dxa"/>
                    <w:right w:w="0" w:type="dxa"/>
                  </w:tcMar>
                  <w:vAlign w:val="center"/>
                  <w:hideMark/>
                </w:tcPr>
                <w:p w:rsidR="0052091C" w:rsidRDefault="0052091C">
                  <w:pPr>
                    <w:rPr>
                      <w:rFonts w:ascii="Helvetica" w:hAnsi="Helvetica"/>
                      <w:color w:val="333333"/>
                      <w:sz w:val="10"/>
                      <w:szCs w:val="10"/>
                    </w:rPr>
                  </w:pPr>
                  <w:r>
                    <w:rPr>
                      <w:rFonts w:ascii="Helvetica" w:hAnsi="Helvetica"/>
                      <w:color w:val="333333"/>
                      <w:sz w:val="10"/>
                      <w:szCs w:val="10"/>
                    </w:rPr>
                    <w:t>27</w:t>
                  </w:r>
                </w:p>
              </w:tc>
              <w:tc>
                <w:tcPr>
                  <w:tcW w:w="0" w:type="auto"/>
                  <w:shd w:val="clear" w:color="auto" w:fill="auto"/>
                  <w:tcMar>
                    <w:top w:w="0" w:type="dxa"/>
                    <w:left w:w="0" w:type="dxa"/>
                    <w:bottom w:w="0" w:type="dxa"/>
                    <w:right w:w="0" w:type="dxa"/>
                  </w:tcMar>
                  <w:vAlign w:val="center"/>
                  <w:hideMark/>
                </w:tcPr>
                <w:p w:rsidR="0052091C" w:rsidRDefault="0052091C">
                  <w:pPr>
                    <w:rPr>
                      <w:rFonts w:ascii="Helvetica" w:hAnsi="Helvetica"/>
                      <w:color w:val="333333"/>
                      <w:sz w:val="10"/>
                      <w:szCs w:val="10"/>
                    </w:rPr>
                  </w:pPr>
                  <w:r>
                    <w:rPr>
                      <w:rFonts w:ascii="Helvetica" w:hAnsi="Helvetica"/>
                      <w:color w:val="333333"/>
                      <w:sz w:val="10"/>
                      <w:szCs w:val="10"/>
                    </w:rPr>
                    <w:t>28</w:t>
                  </w:r>
                </w:p>
              </w:tc>
            </w:tr>
            <w:tr w:rsidR="0052091C" w:rsidTr="0052091C">
              <w:tc>
                <w:tcPr>
                  <w:tcW w:w="0" w:type="auto"/>
                  <w:shd w:val="clear" w:color="auto" w:fill="auto"/>
                  <w:tcMar>
                    <w:top w:w="0" w:type="dxa"/>
                    <w:left w:w="0" w:type="dxa"/>
                    <w:bottom w:w="0" w:type="dxa"/>
                    <w:right w:w="0" w:type="dxa"/>
                  </w:tcMar>
                  <w:vAlign w:val="center"/>
                  <w:hideMark/>
                </w:tcPr>
                <w:p w:rsidR="0052091C" w:rsidRDefault="0052091C">
                  <w:pPr>
                    <w:rPr>
                      <w:rFonts w:ascii="Helvetica" w:hAnsi="Helvetica"/>
                      <w:color w:val="333333"/>
                      <w:sz w:val="10"/>
                      <w:szCs w:val="10"/>
                    </w:rPr>
                  </w:pPr>
                  <w:r>
                    <w:rPr>
                      <w:rFonts w:ascii="Helvetica" w:hAnsi="Helvetica"/>
                      <w:color w:val="333333"/>
                      <w:sz w:val="10"/>
                      <w:szCs w:val="10"/>
                    </w:rPr>
                    <w:t>29</w:t>
                  </w:r>
                </w:p>
              </w:tc>
              <w:tc>
                <w:tcPr>
                  <w:tcW w:w="0" w:type="auto"/>
                  <w:shd w:val="clear" w:color="auto" w:fill="auto"/>
                  <w:tcMar>
                    <w:top w:w="0" w:type="dxa"/>
                    <w:left w:w="0" w:type="dxa"/>
                    <w:bottom w:w="0" w:type="dxa"/>
                    <w:right w:w="0" w:type="dxa"/>
                  </w:tcMar>
                  <w:vAlign w:val="center"/>
                  <w:hideMark/>
                </w:tcPr>
                <w:p w:rsidR="0052091C" w:rsidRDefault="0052091C">
                  <w:pPr>
                    <w:rPr>
                      <w:rFonts w:ascii="Helvetica" w:hAnsi="Helvetica"/>
                      <w:color w:val="333333"/>
                      <w:sz w:val="10"/>
                      <w:szCs w:val="10"/>
                    </w:rPr>
                  </w:pPr>
                  <w:r>
                    <w:rPr>
                      <w:rFonts w:ascii="Helvetica" w:hAnsi="Helvetica"/>
                      <w:color w:val="333333"/>
                      <w:sz w:val="10"/>
                      <w:szCs w:val="10"/>
                    </w:rPr>
                    <w:t>30</w:t>
                  </w:r>
                </w:p>
              </w:tc>
              <w:tc>
                <w:tcPr>
                  <w:tcW w:w="0" w:type="auto"/>
                  <w:shd w:val="clear" w:color="auto" w:fill="auto"/>
                  <w:tcMar>
                    <w:top w:w="0" w:type="dxa"/>
                    <w:left w:w="0" w:type="dxa"/>
                    <w:bottom w:w="0" w:type="dxa"/>
                    <w:right w:w="0" w:type="dxa"/>
                  </w:tcMar>
                  <w:vAlign w:val="center"/>
                  <w:hideMark/>
                </w:tcPr>
                <w:p w:rsidR="0052091C" w:rsidRDefault="0052091C">
                  <w:pPr>
                    <w:rPr>
                      <w:rFonts w:ascii="Helvetica" w:hAnsi="Helvetica"/>
                      <w:color w:val="333333"/>
                      <w:sz w:val="10"/>
                      <w:szCs w:val="10"/>
                    </w:rPr>
                  </w:pPr>
                  <w:r>
                    <w:rPr>
                      <w:rFonts w:ascii="Helvetica" w:hAnsi="Helvetica"/>
                      <w:color w:val="333333"/>
                      <w:sz w:val="10"/>
                      <w:szCs w:val="10"/>
                    </w:rPr>
                    <w:t>31</w:t>
                  </w:r>
                </w:p>
              </w:tc>
              <w:tc>
                <w:tcPr>
                  <w:tcW w:w="0" w:type="auto"/>
                  <w:gridSpan w:val="4"/>
                  <w:shd w:val="clear" w:color="auto" w:fill="auto"/>
                  <w:tcMar>
                    <w:top w:w="0" w:type="dxa"/>
                    <w:left w:w="0" w:type="dxa"/>
                    <w:bottom w:w="0" w:type="dxa"/>
                    <w:right w:w="0" w:type="dxa"/>
                  </w:tcMar>
                  <w:vAlign w:val="center"/>
                  <w:hideMark/>
                </w:tcPr>
                <w:p w:rsidR="0052091C" w:rsidRDefault="0052091C">
                  <w:pPr>
                    <w:rPr>
                      <w:rFonts w:ascii="Helvetica" w:hAnsi="Helvetica"/>
                      <w:color w:val="333333"/>
                      <w:sz w:val="10"/>
                      <w:szCs w:val="10"/>
                    </w:rPr>
                  </w:pPr>
                  <w:r>
                    <w:rPr>
                      <w:rFonts w:ascii="Helvetica" w:hAnsi="Helvetica"/>
                      <w:color w:val="333333"/>
                      <w:sz w:val="10"/>
                      <w:szCs w:val="10"/>
                    </w:rPr>
                    <w:t> </w:t>
                  </w:r>
                </w:p>
              </w:tc>
            </w:tr>
          </w:tbl>
          <w:p w:rsidR="0052091C" w:rsidRDefault="0052091C" w:rsidP="0052091C">
            <w:pPr>
              <w:pStyle w:val="Heading4"/>
              <w:outlineLvl w:val="3"/>
              <w:rPr>
                <w:rFonts w:ascii="inherit" w:hAnsi="inherit" w:cs="Arial"/>
                <w:color w:val="333333"/>
                <w:sz w:val="12"/>
                <w:szCs w:val="12"/>
              </w:rPr>
            </w:pPr>
            <w:r>
              <w:rPr>
                <w:rFonts w:cs="Arial"/>
                <w:color w:val="333333"/>
              </w:rPr>
              <w:t>Archives</w:t>
            </w:r>
          </w:p>
          <w:p w:rsidR="0052091C" w:rsidRDefault="0052091C" w:rsidP="0052091C">
            <w:pPr>
              <w:numPr>
                <w:ilvl w:val="0"/>
                <w:numId w:val="23"/>
              </w:numPr>
              <w:spacing w:before="100" w:beforeAutospacing="1" w:after="100" w:afterAutospacing="1"/>
              <w:rPr>
                <w:rFonts w:ascii="Helvetica" w:hAnsi="Helvetica" w:cs="Arial"/>
                <w:color w:val="333333"/>
                <w:sz w:val="10"/>
                <w:szCs w:val="10"/>
              </w:rPr>
            </w:pPr>
            <w:hyperlink r:id="rId108" w:history="1">
              <w:r>
                <w:rPr>
                  <w:rStyle w:val="Hyperlink"/>
                  <w:rFonts w:ascii="Helvetica" w:hAnsi="Helvetica" w:cs="Arial"/>
                  <w:sz w:val="10"/>
                  <w:szCs w:val="10"/>
                </w:rPr>
                <w:t>July 2018</w:t>
              </w:r>
            </w:hyperlink>
          </w:p>
          <w:p w:rsidR="0052091C" w:rsidRDefault="0052091C" w:rsidP="0052091C">
            <w:pPr>
              <w:numPr>
                <w:ilvl w:val="0"/>
                <w:numId w:val="23"/>
              </w:numPr>
              <w:spacing w:before="100" w:beforeAutospacing="1" w:after="100" w:afterAutospacing="1"/>
              <w:rPr>
                <w:rFonts w:ascii="Helvetica" w:hAnsi="Helvetica" w:cs="Arial"/>
                <w:color w:val="333333"/>
                <w:sz w:val="10"/>
                <w:szCs w:val="10"/>
              </w:rPr>
            </w:pPr>
            <w:hyperlink r:id="rId109" w:history="1">
              <w:r>
                <w:rPr>
                  <w:rStyle w:val="Hyperlink"/>
                  <w:rFonts w:ascii="Helvetica" w:hAnsi="Helvetica" w:cs="Arial"/>
                  <w:sz w:val="10"/>
                  <w:szCs w:val="10"/>
                </w:rPr>
                <w:t>June 2018</w:t>
              </w:r>
            </w:hyperlink>
          </w:p>
          <w:p w:rsidR="0052091C" w:rsidRDefault="0052091C" w:rsidP="0052091C">
            <w:pPr>
              <w:numPr>
                <w:ilvl w:val="0"/>
                <w:numId w:val="23"/>
              </w:numPr>
              <w:spacing w:before="100" w:beforeAutospacing="1" w:after="100" w:afterAutospacing="1"/>
              <w:rPr>
                <w:rFonts w:ascii="Helvetica" w:hAnsi="Helvetica" w:cs="Arial"/>
                <w:color w:val="333333"/>
                <w:sz w:val="10"/>
                <w:szCs w:val="10"/>
              </w:rPr>
            </w:pPr>
            <w:hyperlink r:id="rId110" w:history="1">
              <w:r>
                <w:rPr>
                  <w:rStyle w:val="Hyperlink"/>
                  <w:rFonts w:ascii="Helvetica" w:hAnsi="Helvetica" w:cs="Arial"/>
                  <w:sz w:val="10"/>
                  <w:szCs w:val="10"/>
                </w:rPr>
                <w:t>May 2018</w:t>
              </w:r>
            </w:hyperlink>
          </w:p>
          <w:p w:rsidR="0052091C" w:rsidRDefault="0052091C" w:rsidP="0052091C">
            <w:pPr>
              <w:numPr>
                <w:ilvl w:val="0"/>
                <w:numId w:val="23"/>
              </w:numPr>
              <w:spacing w:before="100" w:beforeAutospacing="1" w:after="100" w:afterAutospacing="1"/>
              <w:rPr>
                <w:rFonts w:ascii="Helvetica" w:hAnsi="Helvetica" w:cs="Arial"/>
                <w:color w:val="333333"/>
                <w:sz w:val="10"/>
                <w:szCs w:val="10"/>
              </w:rPr>
            </w:pPr>
            <w:hyperlink r:id="rId111" w:history="1">
              <w:r>
                <w:rPr>
                  <w:rStyle w:val="Hyperlink"/>
                  <w:rFonts w:ascii="Helvetica" w:hAnsi="Helvetica" w:cs="Arial"/>
                  <w:sz w:val="10"/>
                  <w:szCs w:val="10"/>
                </w:rPr>
                <w:t>April 2018</w:t>
              </w:r>
            </w:hyperlink>
          </w:p>
          <w:p w:rsidR="0052091C" w:rsidRDefault="0052091C" w:rsidP="0052091C">
            <w:pPr>
              <w:numPr>
                <w:ilvl w:val="0"/>
                <w:numId w:val="23"/>
              </w:numPr>
              <w:spacing w:before="100" w:beforeAutospacing="1" w:after="100" w:afterAutospacing="1"/>
              <w:rPr>
                <w:rFonts w:ascii="Helvetica" w:hAnsi="Helvetica" w:cs="Arial"/>
                <w:color w:val="333333"/>
                <w:sz w:val="10"/>
                <w:szCs w:val="10"/>
              </w:rPr>
            </w:pPr>
            <w:hyperlink r:id="rId112" w:history="1">
              <w:r>
                <w:rPr>
                  <w:rStyle w:val="Hyperlink"/>
                  <w:rFonts w:ascii="Helvetica" w:hAnsi="Helvetica" w:cs="Arial"/>
                  <w:sz w:val="10"/>
                  <w:szCs w:val="10"/>
                </w:rPr>
                <w:t>March 2018</w:t>
              </w:r>
            </w:hyperlink>
          </w:p>
          <w:p w:rsidR="0052091C" w:rsidRDefault="0052091C" w:rsidP="0052091C">
            <w:pPr>
              <w:numPr>
                <w:ilvl w:val="0"/>
                <w:numId w:val="23"/>
              </w:numPr>
              <w:spacing w:before="100" w:beforeAutospacing="1" w:after="100" w:afterAutospacing="1"/>
              <w:rPr>
                <w:rFonts w:ascii="Helvetica" w:hAnsi="Helvetica" w:cs="Arial"/>
                <w:color w:val="333333"/>
                <w:sz w:val="10"/>
                <w:szCs w:val="10"/>
              </w:rPr>
            </w:pPr>
            <w:hyperlink r:id="rId113" w:history="1">
              <w:r>
                <w:rPr>
                  <w:rStyle w:val="Hyperlink"/>
                  <w:rFonts w:ascii="Helvetica" w:hAnsi="Helvetica" w:cs="Arial"/>
                  <w:sz w:val="10"/>
                  <w:szCs w:val="10"/>
                </w:rPr>
                <w:t>February 2018</w:t>
              </w:r>
            </w:hyperlink>
          </w:p>
          <w:p w:rsidR="0052091C" w:rsidRDefault="0052091C" w:rsidP="0052091C">
            <w:pPr>
              <w:numPr>
                <w:ilvl w:val="0"/>
                <w:numId w:val="23"/>
              </w:numPr>
              <w:spacing w:before="100" w:beforeAutospacing="1" w:after="100" w:afterAutospacing="1"/>
              <w:rPr>
                <w:rFonts w:ascii="Helvetica" w:hAnsi="Helvetica" w:cs="Arial"/>
                <w:color w:val="333333"/>
                <w:sz w:val="10"/>
                <w:szCs w:val="10"/>
              </w:rPr>
            </w:pPr>
            <w:hyperlink r:id="rId114" w:history="1">
              <w:r>
                <w:rPr>
                  <w:rStyle w:val="Hyperlink"/>
                  <w:rFonts w:ascii="Helvetica" w:hAnsi="Helvetica" w:cs="Arial"/>
                  <w:sz w:val="10"/>
                  <w:szCs w:val="10"/>
                </w:rPr>
                <w:t>December 2017</w:t>
              </w:r>
            </w:hyperlink>
          </w:p>
          <w:p w:rsidR="0052091C" w:rsidRDefault="0052091C" w:rsidP="0052091C">
            <w:pPr>
              <w:numPr>
                <w:ilvl w:val="0"/>
                <w:numId w:val="23"/>
              </w:numPr>
              <w:spacing w:before="100" w:beforeAutospacing="1" w:after="100" w:afterAutospacing="1"/>
              <w:rPr>
                <w:rFonts w:ascii="Helvetica" w:hAnsi="Helvetica" w:cs="Arial"/>
                <w:color w:val="333333"/>
                <w:sz w:val="10"/>
                <w:szCs w:val="10"/>
              </w:rPr>
            </w:pPr>
            <w:hyperlink r:id="rId115" w:history="1">
              <w:r>
                <w:rPr>
                  <w:rStyle w:val="Hyperlink"/>
                  <w:rFonts w:ascii="Helvetica" w:hAnsi="Helvetica" w:cs="Arial"/>
                  <w:sz w:val="10"/>
                  <w:szCs w:val="10"/>
                </w:rPr>
                <w:t>November 2017</w:t>
              </w:r>
            </w:hyperlink>
          </w:p>
          <w:p w:rsidR="0052091C" w:rsidRDefault="0052091C" w:rsidP="0052091C">
            <w:pPr>
              <w:numPr>
                <w:ilvl w:val="0"/>
                <w:numId w:val="23"/>
              </w:numPr>
              <w:spacing w:before="100" w:beforeAutospacing="1" w:after="100" w:afterAutospacing="1"/>
              <w:rPr>
                <w:rFonts w:ascii="Helvetica" w:hAnsi="Helvetica" w:cs="Arial"/>
                <w:color w:val="333333"/>
                <w:sz w:val="10"/>
                <w:szCs w:val="10"/>
              </w:rPr>
            </w:pPr>
            <w:hyperlink r:id="rId116" w:history="1">
              <w:r>
                <w:rPr>
                  <w:rStyle w:val="Hyperlink"/>
                  <w:rFonts w:ascii="Helvetica" w:hAnsi="Helvetica" w:cs="Arial"/>
                  <w:sz w:val="10"/>
                  <w:szCs w:val="10"/>
                </w:rPr>
                <w:t>October 2017</w:t>
              </w:r>
            </w:hyperlink>
          </w:p>
          <w:p w:rsidR="0052091C" w:rsidRDefault="0052091C" w:rsidP="0052091C">
            <w:pPr>
              <w:numPr>
                <w:ilvl w:val="0"/>
                <w:numId w:val="23"/>
              </w:numPr>
              <w:spacing w:before="100" w:beforeAutospacing="1" w:after="100" w:afterAutospacing="1"/>
              <w:rPr>
                <w:rFonts w:ascii="Helvetica" w:hAnsi="Helvetica" w:cs="Arial"/>
                <w:color w:val="333333"/>
                <w:sz w:val="10"/>
                <w:szCs w:val="10"/>
              </w:rPr>
            </w:pPr>
            <w:hyperlink r:id="rId117" w:history="1">
              <w:r>
                <w:rPr>
                  <w:rStyle w:val="Hyperlink"/>
                  <w:rFonts w:ascii="Helvetica" w:hAnsi="Helvetica" w:cs="Arial"/>
                  <w:sz w:val="10"/>
                  <w:szCs w:val="10"/>
                </w:rPr>
                <w:t>September 2017</w:t>
              </w:r>
            </w:hyperlink>
          </w:p>
          <w:p w:rsidR="0052091C" w:rsidRDefault="0052091C" w:rsidP="0052091C">
            <w:pPr>
              <w:numPr>
                <w:ilvl w:val="0"/>
                <w:numId w:val="23"/>
              </w:numPr>
              <w:spacing w:before="100" w:beforeAutospacing="1" w:after="100" w:afterAutospacing="1"/>
              <w:rPr>
                <w:rFonts w:ascii="Helvetica" w:hAnsi="Helvetica" w:cs="Arial"/>
                <w:color w:val="333333"/>
                <w:sz w:val="10"/>
                <w:szCs w:val="10"/>
              </w:rPr>
            </w:pPr>
            <w:hyperlink r:id="rId118" w:history="1">
              <w:r>
                <w:rPr>
                  <w:rStyle w:val="Hyperlink"/>
                  <w:rFonts w:ascii="Helvetica" w:hAnsi="Helvetica" w:cs="Arial"/>
                  <w:sz w:val="10"/>
                  <w:szCs w:val="10"/>
                </w:rPr>
                <w:t>August 2017</w:t>
              </w:r>
            </w:hyperlink>
          </w:p>
          <w:p w:rsidR="0052091C" w:rsidRDefault="0052091C" w:rsidP="0052091C">
            <w:pPr>
              <w:numPr>
                <w:ilvl w:val="0"/>
                <w:numId w:val="23"/>
              </w:numPr>
              <w:spacing w:before="100" w:beforeAutospacing="1" w:after="100" w:afterAutospacing="1"/>
              <w:rPr>
                <w:rFonts w:ascii="Helvetica" w:hAnsi="Helvetica" w:cs="Arial"/>
                <w:color w:val="333333"/>
                <w:sz w:val="10"/>
                <w:szCs w:val="10"/>
              </w:rPr>
            </w:pPr>
            <w:hyperlink r:id="rId119" w:history="1">
              <w:r>
                <w:rPr>
                  <w:rStyle w:val="Hyperlink"/>
                  <w:rFonts w:ascii="Helvetica" w:hAnsi="Helvetica" w:cs="Arial"/>
                  <w:sz w:val="10"/>
                  <w:szCs w:val="10"/>
                </w:rPr>
                <w:t>July 2017</w:t>
              </w:r>
            </w:hyperlink>
          </w:p>
          <w:p w:rsidR="0052091C" w:rsidRDefault="0052091C" w:rsidP="0052091C">
            <w:pPr>
              <w:numPr>
                <w:ilvl w:val="0"/>
                <w:numId w:val="23"/>
              </w:numPr>
              <w:spacing w:before="100" w:beforeAutospacing="1" w:after="100" w:afterAutospacing="1"/>
              <w:rPr>
                <w:rFonts w:ascii="Helvetica" w:hAnsi="Helvetica" w:cs="Arial"/>
                <w:color w:val="333333"/>
                <w:sz w:val="10"/>
                <w:szCs w:val="10"/>
              </w:rPr>
            </w:pPr>
            <w:hyperlink r:id="rId120" w:history="1">
              <w:r>
                <w:rPr>
                  <w:rStyle w:val="Hyperlink"/>
                  <w:rFonts w:ascii="Helvetica" w:hAnsi="Helvetica" w:cs="Arial"/>
                  <w:sz w:val="10"/>
                  <w:szCs w:val="10"/>
                </w:rPr>
                <w:t>June 2017</w:t>
              </w:r>
            </w:hyperlink>
          </w:p>
          <w:p w:rsidR="0052091C" w:rsidRDefault="0052091C" w:rsidP="0052091C">
            <w:pPr>
              <w:numPr>
                <w:ilvl w:val="0"/>
                <w:numId w:val="23"/>
              </w:numPr>
              <w:spacing w:before="100" w:beforeAutospacing="1" w:after="100" w:afterAutospacing="1"/>
              <w:rPr>
                <w:rFonts w:ascii="Helvetica" w:hAnsi="Helvetica" w:cs="Arial"/>
                <w:color w:val="333333"/>
                <w:sz w:val="10"/>
                <w:szCs w:val="10"/>
              </w:rPr>
            </w:pPr>
            <w:hyperlink r:id="rId121" w:history="1">
              <w:r>
                <w:rPr>
                  <w:rStyle w:val="Hyperlink"/>
                  <w:rFonts w:ascii="Helvetica" w:hAnsi="Helvetica" w:cs="Arial"/>
                  <w:sz w:val="10"/>
                  <w:szCs w:val="10"/>
                </w:rPr>
                <w:t>May 2017</w:t>
              </w:r>
            </w:hyperlink>
          </w:p>
          <w:p w:rsidR="0052091C" w:rsidRDefault="0052091C" w:rsidP="0052091C">
            <w:pPr>
              <w:numPr>
                <w:ilvl w:val="0"/>
                <w:numId w:val="23"/>
              </w:numPr>
              <w:spacing w:before="100" w:beforeAutospacing="1" w:after="100" w:afterAutospacing="1"/>
              <w:rPr>
                <w:rFonts w:ascii="Helvetica" w:hAnsi="Helvetica" w:cs="Arial"/>
                <w:color w:val="333333"/>
                <w:sz w:val="10"/>
                <w:szCs w:val="10"/>
              </w:rPr>
            </w:pPr>
            <w:hyperlink r:id="rId122" w:history="1">
              <w:r>
                <w:rPr>
                  <w:rStyle w:val="Hyperlink"/>
                  <w:rFonts w:ascii="Helvetica" w:hAnsi="Helvetica" w:cs="Arial"/>
                  <w:sz w:val="10"/>
                  <w:szCs w:val="10"/>
                </w:rPr>
                <w:t>April 2017</w:t>
              </w:r>
            </w:hyperlink>
          </w:p>
          <w:p w:rsidR="0052091C" w:rsidRDefault="0052091C" w:rsidP="0052091C">
            <w:pPr>
              <w:numPr>
                <w:ilvl w:val="0"/>
                <w:numId w:val="23"/>
              </w:numPr>
              <w:spacing w:before="100" w:beforeAutospacing="1" w:after="100" w:afterAutospacing="1"/>
              <w:rPr>
                <w:rFonts w:ascii="Helvetica" w:hAnsi="Helvetica" w:cs="Arial"/>
                <w:color w:val="333333"/>
                <w:sz w:val="10"/>
                <w:szCs w:val="10"/>
              </w:rPr>
            </w:pPr>
            <w:hyperlink r:id="rId123" w:history="1">
              <w:r>
                <w:rPr>
                  <w:rStyle w:val="Hyperlink"/>
                  <w:rFonts w:ascii="Helvetica" w:hAnsi="Helvetica" w:cs="Arial"/>
                  <w:sz w:val="10"/>
                  <w:szCs w:val="10"/>
                </w:rPr>
                <w:t>March 2017</w:t>
              </w:r>
            </w:hyperlink>
          </w:p>
          <w:p w:rsidR="0052091C" w:rsidRDefault="0052091C" w:rsidP="0052091C">
            <w:pPr>
              <w:numPr>
                <w:ilvl w:val="0"/>
                <w:numId w:val="23"/>
              </w:numPr>
              <w:spacing w:before="100" w:beforeAutospacing="1" w:after="100" w:afterAutospacing="1"/>
              <w:rPr>
                <w:rFonts w:ascii="Helvetica" w:hAnsi="Helvetica" w:cs="Arial"/>
                <w:color w:val="333333"/>
                <w:sz w:val="10"/>
                <w:szCs w:val="10"/>
              </w:rPr>
            </w:pPr>
            <w:hyperlink r:id="rId124" w:history="1">
              <w:r>
                <w:rPr>
                  <w:rStyle w:val="Hyperlink"/>
                  <w:rFonts w:ascii="Helvetica" w:hAnsi="Helvetica" w:cs="Arial"/>
                  <w:sz w:val="10"/>
                  <w:szCs w:val="10"/>
                </w:rPr>
                <w:t>February 2017</w:t>
              </w:r>
            </w:hyperlink>
          </w:p>
          <w:p w:rsidR="0052091C" w:rsidRDefault="0052091C" w:rsidP="0052091C">
            <w:pPr>
              <w:numPr>
                <w:ilvl w:val="0"/>
                <w:numId w:val="23"/>
              </w:numPr>
              <w:spacing w:before="100" w:beforeAutospacing="1" w:after="100" w:afterAutospacing="1"/>
              <w:rPr>
                <w:rFonts w:ascii="Helvetica" w:hAnsi="Helvetica" w:cs="Arial"/>
                <w:color w:val="333333"/>
                <w:sz w:val="10"/>
                <w:szCs w:val="10"/>
              </w:rPr>
            </w:pPr>
            <w:hyperlink r:id="rId125" w:history="1">
              <w:r>
                <w:rPr>
                  <w:rStyle w:val="Hyperlink"/>
                  <w:rFonts w:ascii="Helvetica" w:hAnsi="Helvetica" w:cs="Arial"/>
                  <w:sz w:val="10"/>
                  <w:szCs w:val="10"/>
                </w:rPr>
                <w:t>January 2017</w:t>
              </w:r>
            </w:hyperlink>
          </w:p>
          <w:p w:rsidR="0052091C" w:rsidRDefault="0052091C" w:rsidP="0052091C">
            <w:pPr>
              <w:numPr>
                <w:ilvl w:val="0"/>
                <w:numId w:val="23"/>
              </w:numPr>
              <w:spacing w:before="100" w:beforeAutospacing="1" w:after="100" w:afterAutospacing="1"/>
              <w:rPr>
                <w:rFonts w:ascii="Helvetica" w:hAnsi="Helvetica" w:cs="Arial"/>
                <w:color w:val="333333"/>
                <w:sz w:val="10"/>
                <w:szCs w:val="10"/>
              </w:rPr>
            </w:pPr>
            <w:hyperlink r:id="rId126" w:history="1">
              <w:r>
                <w:rPr>
                  <w:rStyle w:val="Hyperlink"/>
                  <w:rFonts w:ascii="Helvetica" w:hAnsi="Helvetica" w:cs="Arial"/>
                  <w:sz w:val="10"/>
                  <w:szCs w:val="10"/>
                </w:rPr>
                <w:t>December 2016</w:t>
              </w:r>
            </w:hyperlink>
          </w:p>
          <w:p w:rsidR="0052091C" w:rsidRDefault="0052091C" w:rsidP="0052091C">
            <w:pPr>
              <w:numPr>
                <w:ilvl w:val="0"/>
                <w:numId w:val="23"/>
              </w:numPr>
              <w:spacing w:before="100" w:beforeAutospacing="1" w:after="100" w:afterAutospacing="1"/>
              <w:rPr>
                <w:rFonts w:ascii="Helvetica" w:hAnsi="Helvetica" w:cs="Arial"/>
                <w:color w:val="333333"/>
                <w:sz w:val="10"/>
                <w:szCs w:val="10"/>
              </w:rPr>
            </w:pPr>
            <w:hyperlink r:id="rId127" w:history="1">
              <w:r>
                <w:rPr>
                  <w:rStyle w:val="Hyperlink"/>
                  <w:rFonts w:ascii="Helvetica" w:hAnsi="Helvetica" w:cs="Arial"/>
                  <w:sz w:val="10"/>
                  <w:szCs w:val="10"/>
                </w:rPr>
                <w:t>November 2016</w:t>
              </w:r>
            </w:hyperlink>
          </w:p>
          <w:p w:rsidR="0052091C" w:rsidRDefault="0052091C" w:rsidP="0052091C">
            <w:pPr>
              <w:numPr>
                <w:ilvl w:val="0"/>
                <w:numId w:val="23"/>
              </w:numPr>
              <w:spacing w:before="100" w:beforeAutospacing="1" w:after="100" w:afterAutospacing="1"/>
              <w:rPr>
                <w:rFonts w:ascii="Helvetica" w:hAnsi="Helvetica" w:cs="Arial"/>
                <w:color w:val="333333"/>
                <w:sz w:val="10"/>
                <w:szCs w:val="10"/>
              </w:rPr>
            </w:pPr>
            <w:hyperlink r:id="rId128" w:history="1">
              <w:r>
                <w:rPr>
                  <w:rStyle w:val="Hyperlink"/>
                  <w:rFonts w:ascii="Helvetica" w:hAnsi="Helvetica" w:cs="Arial"/>
                  <w:sz w:val="10"/>
                  <w:szCs w:val="10"/>
                </w:rPr>
                <w:t>October 2016</w:t>
              </w:r>
            </w:hyperlink>
          </w:p>
          <w:p w:rsidR="0052091C" w:rsidRDefault="0052091C" w:rsidP="0052091C">
            <w:pPr>
              <w:numPr>
                <w:ilvl w:val="0"/>
                <w:numId w:val="23"/>
              </w:numPr>
              <w:spacing w:before="100" w:beforeAutospacing="1" w:after="100" w:afterAutospacing="1"/>
              <w:rPr>
                <w:rFonts w:ascii="Helvetica" w:hAnsi="Helvetica" w:cs="Arial"/>
                <w:color w:val="333333"/>
                <w:sz w:val="10"/>
                <w:szCs w:val="10"/>
              </w:rPr>
            </w:pPr>
            <w:hyperlink r:id="rId129" w:history="1">
              <w:r>
                <w:rPr>
                  <w:rStyle w:val="Hyperlink"/>
                  <w:rFonts w:ascii="Helvetica" w:hAnsi="Helvetica" w:cs="Arial"/>
                  <w:sz w:val="10"/>
                  <w:szCs w:val="10"/>
                </w:rPr>
                <w:t>September 2016</w:t>
              </w:r>
            </w:hyperlink>
          </w:p>
          <w:p w:rsidR="0052091C" w:rsidRDefault="0052091C" w:rsidP="0052091C">
            <w:pPr>
              <w:numPr>
                <w:ilvl w:val="0"/>
                <w:numId w:val="23"/>
              </w:numPr>
              <w:spacing w:before="100" w:beforeAutospacing="1" w:after="100" w:afterAutospacing="1"/>
              <w:rPr>
                <w:rFonts w:ascii="Helvetica" w:hAnsi="Helvetica" w:cs="Arial"/>
                <w:color w:val="333333"/>
                <w:sz w:val="10"/>
                <w:szCs w:val="10"/>
              </w:rPr>
            </w:pPr>
            <w:hyperlink r:id="rId130" w:history="1">
              <w:r>
                <w:rPr>
                  <w:rStyle w:val="Hyperlink"/>
                  <w:rFonts w:ascii="Helvetica" w:hAnsi="Helvetica" w:cs="Arial"/>
                  <w:sz w:val="10"/>
                  <w:szCs w:val="10"/>
                </w:rPr>
                <w:t>August 2016</w:t>
              </w:r>
            </w:hyperlink>
          </w:p>
          <w:p w:rsidR="0052091C" w:rsidRDefault="0052091C" w:rsidP="0052091C">
            <w:pPr>
              <w:numPr>
                <w:ilvl w:val="0"/>
                <w:numId w:val="23"/>
              </w:numPr>
              <w:spacing w:before="100" w:beforeAutospacing="1" w:after="100" w:afterAutospacing="1"/>
              <w:rPr>
                <w:rFonts w:ascii="Helvetica" w:hAnsi="Helvetica" w:cs="Arial"/>
                <w:color w:val="333333"/>
                <w:sz w:val="10"/>
                <w:szCs w:val="10"/>
              </w:rPr>
            </w:pPr>
            <w:hyperlink r:id="rId131" w:history="1">
              <w:r>
                <w:rPr>
                  <w:rStyle w:val="Hyperlink"/>
                  <w:rFonts w:ascii="Helvetica" w:hAnsi="Helvetica" w:cs="Arial"/>
                  <w:sz w:val="10"/>
                  <w:szCs w:val="10"/>
                </w:rPr>
                <w:t>July 2016</w:t>
              </w:r>
            </w:hyperlink>
          </w:p>
          <w:p w:rsidR="0052091C" w:rsidRDefault="0052091C" w:rsidP="0052091C">
            <w:pPr>
              <w:numPr>
                <w:ilvl w:val="0"/>
                <w:numId w:val="23"/>
              </w:numPr>
              <w:spacing w:before="100" w:beforeAutospacing="1" w:after="100" w:afterAutospacing="1"/>
              <w:rPr>
                <w:rFonts w:ascii="Helvetica" w:hAnsi="Helvetica" w:cs="Arial"/>
                <w:color w:val="333333"/>
                <w:sz w:val="10"/>
                <w:szCs w:val="10"/>
              </w:rPr>
            </w:pPr>
            <w:hyperlink r:id="rId132" w:history="1">
              <w:r>
                <w:rPr>
                  <w:rStyle w:val="Hyperlink"/>
                  <w:rFonts w:ascii="Helvetica" w:hAnsi="Helvetica" w:cs="Arial"/>
                  <w:sz w:val="10"/>
                  <w:szCs w:val="10"/>
                </w:rPr>
                <w:t>May 2016</w:t>
              </w:r>
            </w:hyperlink>
          </w:p>
          <w:p w:rsidR="0052091C" w:rsidRDefault="0052091C" w:rsidP="0052091C">
            <w:pPr>
              <w:numPr>
                <w:ilvl w:val="0"/>
                <w:numId w:val="23"/>
              </w:numPr>
              <w:spacing w:before="100" w:beforeAutospacing="1" w:after="100" w:afterAutospacing="1"/>
              <w:rPr>
                <w:rFonts w:ascii="Helvetica" w:hAnsi="Helvetica" w:cs="Arial"/>
                <w:color w:val="333333"/>
                <w:sz w:val="10"/>
                <w:szCs w:val="10"/>
              </w:rPr>
            </w:pPr>
            <w:hyperlink r:id="rId133" w:history="1">
              <w:r>
                <w:rPr>
                  <w:rStyle w:val="Hyperlink"/>
                  <w:rFonts w:ascii="Helvetica" w:hAnsi="Helvetica" w:cs="Arial"/>
                  <w:sz w:val="10"/>
                  <w:szCs w:val="10"/>
                </w:rPr>
                <w:t>February 2016</w:t>
              </w:r>
            </w:hyperlink>
          </w:p>
          <w:p w:rsidR="0052091C" w:rsidRDefault="0052091C" w:rsidP="0052091C">
            <w:pPr>
              <w:numPr>
                <w:ilvl w:val="0"/>
                <w:numId w:val="23"/>
              </w:numPr>
              <w:spacing w:before="100" w:beforeAutospacing="1" w:after="100" w:afterAutospacing="1"/>
              <w:rPr>
                <w:rFonts w:ascii="Helvetica" w:hAnsi="Helvetica" w:cs="Arial"/>
                <w:color w:val="333333"/>
                <w:sz w:val="10"/>
                <w:szCs w:val="10"/>
              </w:rPr>
            </w:pPr>
            <w:hyperlink r:id="rId134" w:history="1">
              <w:r>
                <w:rPr>
                  <w:rStyle w:val="Hyperlink"/>
                  <w:rFonts w:ascii="Helvetica" w:hAnsi="Helvetica" w:cs="Arial"/>
                  <w:sz w:val="10"/>
                  <w:szCs w:val="10"/>
                </w:rPr>
                <w:t>December 2015</w:t>
              </w:r>
            </w:hyperlink>
          </w:p>
          <w:p w:rsidR="0052091C" w:rsidRDefault="0052091C" w:rsidP="0052091C">
            <w:pPr>
              <w:numPr>
                <w:ilvl w:val="0"/>
                <w:numId w:val="23"/>
              </w:numPr>
              <w:spacing w:before="100" w:beforeAutospacing="1" w:after="100" w:afterAutospacing="1"/>
              <w:rPr>
                <w:rFonts w:ascii="Helvetica" w:hAnsi="Helvetica" w:cs="Arial"/>
                <w:color w:val="333333"/>
                <w:sz w:val="10"/>
                <w:szCs w:val="10"/>
              </w:rPr>
            </w:pPr>
            <w:hyperlink r:id="rId135" w:history="1">
              <w:r>
                <w:rPr>
                  <w:rStyle w:val="Hyperlink"/>
                  <w:rFonts w:ascii="Helvetica" w:hAnsi="Helvetica" w:cs="Arial"/>
                  <w:sz w:val="10"/>
                  <w:szCs w:val="10"/>
                </w:rPr>
                <w:t>November 2015</w:t>
              </w:r>
            </w:hyperlink>
          </w:p>
          <w:p w:rsidR="0052091C" w:rsidRDefault="0052091C" w:rsidP="0052091C">
            <w:pPr>
              <w:numPr>
                <w:ilvl w:val="0"/>
                <w:numId w:val="23"/>
              </w:numPr>
              <w:spacing w:before="100" w:beforeAutospacing="1" w:after="100" w:afterAutospacing="1"/>
              <w:rPr>
                <w:rFonts w:ascii="Helvetica" w:hAnsi="Helvetica" w:cs="Arial"/>
                <w:color w:val="333333"/>
                <w:sz w:val="10"/>
                <w:szCs w:val="10"/>
              </w:rPr>
            </w:pPr>
            <w:hyperlink r:id="rId136" w:history="1">
              <w:r>
                <w:rPr>
                  <w:rStyle w:val="Hyperlink"/>
                  <w:rFonts w:ascii="Helvetica" w:hAnsi="Helvetica" w:cs="Arial"/>
                  <w:sz w:val="10"/>
                  <w:szCs w:val="10"/>
                </w:rPr>
                <w:t>October 2015</w:t>
              </w:r>
            </w:hyperlink>
          </w:p>
          <w:p w:rsidR="0052091C" w:rsidRDefault="0052091C" w:rsidP="0052091C">
            <w:pPr>
              <w:numPr>
                <w:ilvl w:val="0"/>
                <w:numId w:val="23"/>
              </w:numPr>
              <w:spacing w:before="100" w:beforeAutospacing="1" w:after="100" w:afterAutospacing="1"/>
              <w:rPr>
                <w:rFonts w:ascii="Helvetica" w:hAnsi="Helvetica" w:cs="Arial"/>
                <w:color w:val="333333"/>
                <w:sz w:val="10"/>
                <w:szCs w:val="10"/>
              </w:rPr>
            </w:pPr>
            <w:hyperlink r:id="rId137" w:history="1">
              <w:r>
                <w:rPr>
                  <w:rStyle w:val="Hyperlink"/>
                  <w:rFonts w:ascii="Helvetica" w:hAnsi="Helvetica" w:cs="Arial"/>
                  <w:sz w:val="10"/>
                  <w:szCs w:val="10"/>
                </w:rPr>
                <w:t>September 2015</w:t>
              </w:r>
            </w:hyperlink>
          </w:p>
          <w:p w:rsidR="0052091C" w:rsidRDefault="0052091C" w:rsidP="0052091C">
            <w:pPr>
              <w:numPr>
                <w:ilvl w:val="0"/>
                <w:numId w:val="23"/>
              </w:numPr>
              <w:spacing w:before="100" w:beforeAutospacing="1" w:after="100" w:afterAutospacing="1"/>
              <w:rPr>
                <w:rFonts w:ascii="Helvetica" w:hAnsi="Helvetica" w:cs="Arial"/>
                <w:color w:val="333333"/>
                <w:sz w:val="10"/>
                <w:szCs w:val="10"/>
              </w:rPr>
            </w:pPr>
            <w:hyperlink r:id="rId138" w:history="1">
              <w:r>
                <w:rPr>
                  <w:rStyle w:val="Hyperlink"/>
                  <w:rFonts w:ascii="Helvetica" w:hAnsi="Helvetica" w:cs="Arial"/>
                  <w:sz w:val="10"/>
                  <w:szCs w:val="10"/>
                </w:rPr>
                <w:t>August 2015</w:t>
              </w:r>
            </w:hyperlink>
          </w:p>
          <w:p w:rsidR="0052091C" w:rsidRDefault="0052091C" w:rsidP="0052091C">
            <w:pPr>
              <w:numPr>
                <w:ilvl w:val="0"/>
                <w:numId w:val="23"/>
              </w:numPr>
              <w:spacing w:before="100" w:beforeAutospacing="1" w:after="100" w:afterAutospacing="1"/>
              <w:rPr>
                <w:rFonts w:ascii="Helvetica" w:hAnsi="Helvetica" w:cs="Arial"/>
                <w:color w:val="333333"/>
                <w:sz w:val="10"/>
                <w:szCs w:val="10"/>
              </w:rPr>
            </w:pPr>
            <w:hyperlink r:id="rId139" w:history="1">
              <w:r>
                <w:rPr>
                  <w:rStyle w:val="Hyperlink"/>
                  <w:rFonts w:ascii="Helvetica" w:hAnsi="Helvetica" w:cs="Arial"/>
                  <w:sz w:val="10"/>
                  <w:szCs w:val="10"/>
                </w:rPr>
                <w:t>July 2015</w:t>
              </w:r>
            </w:hyperlink>
          </w:p>
          <w:p w:rsidR="0052091C" w:rsidRDefault="0052091C" w:rsidP="0052091C">
            <w:pPr>
              <w:numPr>
                <w:ilvl w:val="0"/>
                <w:numId w:val="23"/>
              </w:numPr>
              <w:spacing w:before="100" w:beforeAutospacing="1" w:after="100" w:afterAutospacing="1"/>
              <w:rPr>
                <w:rFonts w:ascii="Helvetica" w:hAnsi="Helvetica" w:cs="Arial"/>
                <w:color w:val="333333"/>
                <w:sz w:val="10"/>
                <w:szCs w:val="10"/>
              </w:rPr>
            </w:pPr>
            <w:hyperlink r:id="rId140" w:history="1">
              <w:r>
                <w:rPr>
                  <w:rStyle w:val="Hyperlink"/>
                  <w:rFonts w:ascii="Helvetica" w:hAnsi="Helvetica" w:cs="Arial"/>
                  <w:sz w:val="10"/>
                  <w:szCs w:val="10"/>
                </w:rPr>
                <w:t>June 2015</w:t>
              </w:r>
            </w:hyperlink>
          </w:p>
          <w:p w:rsidR="0052091C" w:rsidRDefault="0052091C" w:rsidP="0052091C">
            <w:pPr>
              <w:numPr>
                <w:ilvl w:val="0"/>
                <w:numId w:val="23"/>
              </w:numPr>
              <w:spacing w:before="100" w:beforeAutospacing="1" w:after="100" w:afterAutospacing="1"/>
              <w:rPr>
                <w:rFonts w:ascii="Helvetica" w:hAnsi="Helvetica" w:cs="Arial"/>
                <w:color w:val="333333"/>
                <w:sz w:val="10"/>
                <w:szCs w:val="10"/>
              </w:rPr>
            </w:pPr>
            <w:hyperlink r:id="rId141" w:history="1">
              <w:r>
                <w:rPr>
                  <w:rStyle w:val="Hyperlink"/>
                  <w:rFonts w:ascii="Helvetica" w:hAnsi="Helvetica" w:cs="Arial"/>
                  <w:sz w:val="10"/>
                  <w:szCs w:val="10"/>
                </w:rPr>
                <w:t>May 2015</w:t>
              </w:r>
            </w:hyperlink>
          </w:p>
          <w:p w:rsidR="0052091C" w:rsidRDefault="0052091C" w:rsidP="0052091C">
            <w:pPr>
              <w:numPr>
                <w:ilvl w:val="0"/>
                <w:numId w:val="23"/>
              </w:numPr>
              <w:spacing w:before="100" w:beforeAutospacing="1" w:after="100" w:afterAutospacing="1"/>
              <w:rPr>
                <w:rFonts w:ascii="Helvetica" w:hAnsi="Helvetica" w:cs="Arial"/>
                <w:color w:val="333333"/>
                <w:sz w:val="10"/>
                <w:szCs w:val="10"/>
              </w:rPr>
            </w:pPr>
            <w:hyperlink r:id="rId142" w:history="1">
              <w:r>
                <w:rPr>
                  <w:rStyle w:val="Hyperlink"/>
                  <w:rFonts w:ascii="Helvetica" w:hAnsi="Helvetica" w:cs="Arial"/>
                  <w:sz w:val="10"/>
                  <w:szCs w:val="10"/>
                </w:rPr>
                <w:t>April 2015</w:t>
              </w:r>
            </w:hyperlink>
          </w:p>
          <w:p w:rsidR="0052091C" w:rsidRDefault="0052091C" w:rsidP="0052091C">
            <w:pPr>
              <w:numPr>
                <w:ilvl w:val="0"/>
                <w:numId w:val="23"/>
              </w:numPr>
              <w:spacing w:before="100" w:beforeAutospacing="1" w:after="100" w:afterAutospacing="1"/>
              <w:rPr>
                <w:rFonts w:ascii="Helvetica" w:hAnsi="Helvetica" w:cs="Arial"/>
                <w:color w:val="333333"/>
                <w:sz w:val="10"/>
                <w:szCs w:val="10"/>
              </w:rPr>
            </w:pPr>
            <w:hyperlink r:id="rId143" w:history="1">
              <w:r>
                <w:rPr>
                  <w:rStyle w:val="Hyperlink"/>
                  <w:rFonts w:ascii="Helvetica" w:hAnsi="Helvetica" w:cs="Arial"/>
                  <w:sz w:val="10"/>
                  <w:szCs w:val="10"/>
                </w:rPr>
                <w:t>March 2015</w:t>
              </w:r>
            </w:hyperlink>
          </w:p>
          <w:p w:rsidR="0052091C" w:rsidRDefault="0052091C" w:rsidP="0052091C">
            <w:pPr>
              <w:pStyle w:val="Heading4"/>
              <w:rPr>
                <w:rFonts w:ascii="inherit" w:hAnsi="inherit" w:cs="Arial"/>
                <w:color w:val="333333"/>
                <w:sz w:val="12"/>
                <w:szCs w:val="12"/>
              </w:rPr>
            </w:pPr>
            <w:r>
              <w:rPr>
                <w:rFonts w:cs="Arial"/>
                <w:color w:val="333333"/>
              </w:rPr>
              <w:t>Categories</w:t>
            </w:r>
          </w:p>
          <w:p w:rsidR="0052091C" w:rsidRDefault="0052091C" w:rsidP="0052091C">
            <w:pPr>
              <w:numPr>
                <w:ilvl w:val="0"/>
                <w:numId w:val="24"/>
              </w:numPr>
              <w:spacing w:before="100" w:beforeAutospacing="1" w:after="100" w:afterAutospacing="1"/>
              <w:rPr>
                <w:rFonts w:ascii="Helvetica" w:hAnsi="Helvetica" w:cs="Arial"/>
                <w:color w:val="333333"/>
                <w:sz w:val="10"/>
                <w:szCs w:val="10"/>
              </w:rPr>
            </w:pPr>
            <w:hyperlink r:id="rId144" w:history="1">
              <w:proofErr w:type="spellStart"/>
              <w:r>
                <w:rPr>
                  <w:rStyle w:val="Hyperlink"/>
                  <w:rFonts w:ascii="Helvetica" w:hAnsi="Helvetica" w:cs="Arial"/>
                  <w:sz w:val="10"/>
                  <w:szCs w:val="10"/>
                </w:rPr>
                <w:t>Arquillian</w:t>
              </w:r>
              <w:proofErr w:type="spellEnd"/>
            </w:hyperlink>
            <w:r>
              <w:rPr>
                <w:rFonts w:ascii="Helvetica" w:hAnsi="Helvetica" w:cs="Arial"/>
                <w:color w:val="333333"/>
                <w:sz w:val="10"/>
                <w:szCs w:val="10"/>
              </w:rPr>
              <w:t xml:space="preserve"> </w:t>
            </w:r>
          </w:p>
          <w:p w:rsidR="0052091C" w:rsidRDefault="0052091C" w:rsidP="0052091C">
            <w:pPr>
              <w:numPr>
                <w:ilvl w:val="0"/>
                <w:numId w:val="24"/>
              </w:numPr>
              <w:spacing w:before="100" w:beforeAutospacing="1" w:after="100" w:afterAutospacing="1"/>
              <w:rPr>
                <w:rFonts w:ascii="Helvetica" w:hAnsi="Helvetica" w:cs="Arial"/>
                <w:color w:val="333333"/>
                <w:sz w:val="10"/>
                <w:szCs w:val="10"/>
              </w:rPr>
            </w:pPr>
            <w:hyperlink r:id="rId145" w:history="1">
              <w:r>
                <w:rPr>
                  <w:rStyle w:val="Hyperlink"/>
                  <w:rFonts w:ascii="Helvetica" w:hAnsi="Helvetica" w:cs="Arial"/>
                  <w:sz w:val="10"/>
                  <w:szCs w:val="10"/>
                </w:rPr>
                <w:t>Articles</w:t>
              </w:r>
            </w:hyperlink>
            <w:r>
              <w:rPr>
                <w:rFonts w:ascii="Helvetica" w:hAnsi="Helvetica" w:cs="Arial"/>
                <w:color w:val="333333"/>
                <w:sz w:val="10"/>
                <w:szCs w:val="10"/>
              </w:rPr>
              <w:t xml:space="preserve"> </w:t>
            </w:r>
          </w:p>
          <w:p w:rsidR="0052091C" w:rsidRDefault="0052091C" w:rsidP="0052091C">
            <w:pPr>
              <w:numPr>
                <w:ilvl w:val="0"/>
                <w:numId w:val="24"/>
              </w:numPr>
              <w:spacing w:before="100" w:beforeAutospacing="1" w:after="100" w:afterAutospacing="1"/>
              <w:rPr>
                <w:rFonts w:ascii="Helvetica" w:hAnsi="Helvetica" w:cs="Arial"/>
                <w:color w:val="333333"/>
                <w:sz w:val="10"/>
                <w:szCs w:val="10"/>
              </w:rPr>
            </w:pPr>
            <w:hyperlink r:id="rId146" w:history="1">
              <w:r>
                <w:rPr>
                  <w:rStyle w:val="Hyperlink"/>
                  <w:rFonts w:ascii="Helvetica" w:hAnsi="Helvetica" w:cs="Arial"/>
                  <w:sz w:val="10"/>
                  <w:szCs w:val="10"/>
                </w:rPr>
                <w:t>AWS / Cloud</w:t>
              </w:r>
            </w:hyperlink>
            <w:r>
              <w:rPr>
                <w:rFonts w:ascii="Helvetica" w:hAnsi="Helvetica" w:cs="Arial"/>
                <w:color w:val="333333"/>
                <w:sz w:val="10"/>
                <w:szCs w:val="10"/>
              </w:rPr>
              <w:t xml:space="preserve"> </w:t>
            </w:r>
          </w:p>
          <w:p w:rsidR="0052091C" w:rsidRDefault="0052091C" w:rsidP="0052091C">
            <w:pPr>
              <w:numPr>
                <w:ilvl w:val="0"/>
                <w:numId w:val="24"/>
              </w:numPr>
              <w:spacing w:before="100" w:beforeAutospacing="1" w:after="100" w:afterAutospacing="1"/>
              <w:rPr>
                <w:rFonts w:ascii="Helvetica" w:hAnsi="Helvetica" w:cs="Arial"/>
                <w:color w:val="333333"/>
                <w:sz w:val="10"/>
                <w:szCs w:val="10"/>
              </w:rPr>
            </w:pPr>
            <w:hyperlink r:id="rId147" w:history="1">
              <w:r>
                <w:rPr>
                  <w:rStyle w:val="Hyperlink"/>
                  <w:rFonts w:ascii="Helvetica" w:hAnsi="Helvetica" w:cs="Arial"/>
                  <w:sz w:val="10"/>
                  <w:szCs w:val="10"/>
                </w:rPr>
                <w:t>Best Practices</w:t>
              </w:r>
            </w:hyperlink>
            <w:r>
              <w:rPr>
                <w:rFonts w:ascii="Helvetica" w:hAnsi="Helvetica" w:cs="Arial"/>
                <w:color w:val="333333"/>
                <w:sz w:val="10"/>
                <w:szCs w:val="10"/>
              </w:rPr>
              <w:t xml:space="preserve"> </w:t>
            </w:r>
          </w:p>
          <w:p w:rsidR="0052091C" w:rsidRDefault="0052091C" w:rsidP="0052091C">
            <w:pPr>
              <w:numPr>
                <w:ilvl w:val="0"/>
                <w:numId w:val="24"/>
              </w:numPr>
              <w:spacing w:before="100" w:beforeAutospacing="1" w:after="100" w:afterAutospacing="1"/>
              <w:rPr>
                <w:rFonts w:ascii="Helvetica" w:hAnsi="Helvetica" w:cs="Arial"/>
                <w:color w:val="333333"/>
                <w:sz w:val="10"/>
                <w:szCs w:val="10"/>
              </w:rPr>
            </w:pPr>
            <w:hyperlink r:id="rId148" w:history="1">
              <w:r>
                <w:rPr>
                  <w:rStyle w:val="Hyperlink"/>
                  <w:rFonts w:ascii="Helvetica" w:hAnsi="Helvetica" w:cs="Arial"/>
                  <w:sz w:val="10"/>
                  <w:szCs w:val="10"/>
                </w:rPr>
                <w:t xml:space="preserve">CI / CD / </w:t>
              </w:r>
              <w:proofErr w:type="spellStart"/>
              <w:r>
                <w:rPr>
                  <w:rStyle w:val="Hyperlink"/>
                  <w:rFonts w:ascii="Helvetica" w:hAnsi="Helvetica" w:cs="Arial"/>
                  <w:sz w:val="10"/>
                  <w:szCs w:val="10"/>
                </w:rPr>
                <w:t>DevOps</w:t>
              </w:r>
              <w:proofErr w:type="spellEnd"/>
            </w:hyperlink>
            <w:r>
              <w:rPr>
                <w:rFonts w:ascii="Helvetica" w:hAnsi="Helvetica" w:cs="Arial"/>
                <w:color w:val="333333"/>
                <w:sz w:val="10"/>
                <w:szCs w:val="10"/>
              </w:rPr>
              <w:t xml:space="preserve"> </w:t>
            </w:r>
          </w:p>
          <w:p w:rsidR="0052091C" w:rsidRDefault="0052091C" w:rsidP="0052091C">
            <w:pPr>
              <w:numPr>
                <w:ilvl w:val="0"/>
                <w:numId w:val="24"/>
              </w:numPr>
              <w:spacing w:before="100" w:beforeAutospacing="1" w:after="100" w:afterAutospacing="1"/>
              <w:rPr>
                <w:rFonts w:ascii="Helvetica" w:hAnsi="Helvetica" w:cs="Arial"/>
                <w:color w:val="333333"/>
                <w:sz w:val="10"/>
                <w:szCs w:val="10"/>
              </w:rPr>
            </w:pPr>
            <w:hyperlink r:id="rId149" w:history="1">
              <w:r>
                <w:rPr>
                  <w:rStyle w:val="Hyperlink"/>
                  <w:rFonts w:ascii="Helvetica" w:hAnsi="Helvetica" w:cs="Arial"/>
                  <w:sz w:val="10"/>
                  <w:szCs w:val="10"/>
                </w:rPr>
                <w:t>Design Pattern</w:t>
              </w:r>
            </w:hyperlink>
            <w:r>
              <w:rPr>
                <w:rFonts w:ascii="Helvetica" w:hAnsi="Helvetica" w:cs="Arial"/>
                <w:color w:val="333333"/>
                <w:sz w:val="10"/>
                <w:szCs w:val="10"/>
              </w:rPr>
              <w:t xml:space="preserve"> </w:t>
            </w:r>
          </w:p>
          <w:p w:rsidR="0052091C" w:rsidRDefault="0052091C" w:rsidP="0052091C">
            <w:pPr>
              <w:numPr>
                <w:ilvl w:val="0"/>
                <w:numId w:val="24"/>
              </w:numPr>
              <w:spacing w:before="100" w:beforeAutospacing="1" w:after="100" w:afterAutospacing="1"/>
              <w:rPr>
                <w:rFonts w:ascii="Helvetica" w:hAnsi="Helvetica" w:cs="Arial"/>
                <w:color w:val="333333"/>
                <w:sz w:val="10"/>
                <w:szCs w:val="10"/>
              </w:rPr>
            </w:pPr>
            <w:hyperlink r:id="rId150" w:history="1">
              <w:r>
                <w:rPr>
                  <w:rStyle w:val="Hyperlink"/>
                  <w:rFonts w:ascii="Helvetica" w:hAnsi="Helvetica" w:cs="Arial"/>
                  <w:sz w:val="10"/>
                  <w:szCs w:val="10"/>
                </w:rPr>
                <w:t>Distributed Load Test</w:t>
              </w:r>
            </w:hyperlink>
            <w:r>
              <w:rPr>
                <w:rFonts w:ascii="Helvetica" w:hAnsi="Helvetica" w:cs="Arial"/>
                <w:color w:val="333333"/>
                <w:sz w:val="10"/>
                <w:szCs w:val="10"/>
              </w:rPr>
              <w:t xml:space="preserve"> </w:t>
            </w:r>
          </w:p>
          <w:p w:rsidR="0052091C" w:rsidRDefault="0052091C" w:rsidP="0052091C">
            <w:pPr>
              <w:numPr>
                <w:ilvl w:val="0"/>
                <w:numId w:val="24"/>
              </w:numPr>
              <w:spacing w:before="100" w:beforeAutospacing="1" w:after="100" w:afterAutospacing="1"/>
              <w:rPr>
                <w:rFonts w:ascii="Helvetica" w:hAnsi="Helvetica" w:cs="Arial"/>
                <w:color w:val="333333"/>
                <w:sz w:val="10"/>
                <w:szCs w:val="10"/>
              </w:rPr>
            </w:pPr>
            <w:hyperlink r:id="rId151" w:history="1">
              <w:proofErr w:type="spellStart"/>
              <w:r>
                <w:rPr>
                  <w:rStyle w:val="Hyperlink"/>
                  <w:rFonts w:ascii="Helvetica" w:hAnsi="Helvetica" w:cs="Arial"/>
                  <w:sz w:val="10"/>
                  <w:szCs w:val="10"/>
                </w:rPr>
                <w:t>Docker</w:t>
              </w:r>
              <w:proofErr w:type="spellEnd"/>
            </w:hyperlink>
            <w:r>
              <w:rPr>
                <w:rFonts w:ascii="Helvetica" w:hAnsi="Helvetica" w:cs="Arial"/>
                <w:color w:val="333333"/>
                <w:sz w:val="10"/>
                <w:szCs w:val="10"/>
              </w:rPr>
              <w:t xml:space="preserve"> </w:t>
            </w:r>
          </w:p>
          <w:p w:rsidR="0052091C" w:rsidRDefault="0052091C" w:rsidP="0052091C">
            <w:pPr>
              <w:numPr>
                <w:ilvl w:val="0"/>
                <w:numId w:val="24"/>
              </w:numPr>
              <w:spacing w:before="100" w:beforeAutospacing="1" w:after="100" w:afterAutospacing="1"/>
              <w:rPr>
                <w:rFonts w:ascii="Helvetica" w:hAnsi="Helvetica" w:cs="Arial"/>
                <w:color w:val="333333"/>
                <w:sz w:val="10"/>
                <w:szCs w:val="10"/>
              </w:rPr>
            </w:pPr>
            <w:hyperlink r:id="rId152" w:history="1">
              <w:proofErr w:type="spellStart"/>
              <w:r>
                <w:rPr>
                  <w:rStyle w:val="Hyperlink"/>
                  <w:rFonts w:ascii="Helvetica" w:hAnsi="Helvetica" w:cs="Arial"/>
                  <w:sz w:val="10"/>
                  <w:szCs w:val="10"/>
                </w:rPr>
                <w:t>ElasticSearch</w:t>
              </w:r>
              <w:proofErr w:type="spellEnd"/>
            </w:hyperlink>
            <w:r>
              <w:rPr>
                <w:rFonts w:ascii="Helvetica" w:hAnsi="Helvetica" w:cs="Arial"/>
                <w:color w:val="333333"/>
                <w:sz w:val="10"/>
                <w:szCs w:val="10"/>
              </w:rPr>
              <w:t xml:space="preserve"> </w:t>
            </w:r>
          </w:p>
          <w:p w:rsidR="0052091C" w:rsidRDefault="0052091C" w:rsidP="0052091C">
            <w:pPr>
              <w:numPr>
                <w:ilvl w:val="0"/>
                <w:numId w:val="24"/>
              </w:numPr>
              <w:spacing w:before="100" w:beforeAutospacing="1" w:after="100" w:afterAutospacing="1"/>
              <w:rPr>
                <w:rFonts w:ascii="Helvetica" w:hAnsi="Helvetica" w:cs="Arial"/>
                <w:color w:val="333333"/>
                <w:sz w:val="10"/>
                <w:szCs w:val="10"/>
              </w:rPr>
            </w:pPr>
            <w:hyperlink r:id="rId153" w:history="1">
              <w:proofErr w:type="spellStart"/>
              <w:r>
                <w:rPr>
                  <w:rStyle w:val="Hyperlink"/>
                  <w:rFonts w:ascii="Helvetica" w:hAnsi="Helvetica" w:cs="Arial"/>
                  <w:sz w:val="10"/>
                  <w:szCs w:val="10"/>
                </w:rPr>
                <w:t>EMail</w:t>
              </w:r>
              <w:proofErr w:type="spellEnd"/>
              <w:r>
                <w:rPr>
                  <w:rStyle w:val="Hyperlink"/>
                  <w:rFonts w:ascii="Helvetica" w:hAnsi="Helvetica" w:cs="Arial"/>
                  <w:sz w:val="10"/>
                  <w:szCs w:val="10"/>
                </w:rPr>
                <w:t xml:space="preserve"> Validation</w:t>
              </w:r>
            </w:hyperlink>
            <w:r>
              <w:rPr>
                <w:rFonts w:ascii="Helvetica" w:hAnsi="Helvetica" w:cs="Arial"/>
                <w:color w:val="333333"/>
                <w:sz w:val="10"/>
                <w:szCs w:val="10"/>
              </w:rPr>
              <w:t xml:space="preserve"> </w:t>
            </w:r>
          </w:p>
          <w:p w:rsidR="0052091C" w:rsidRDefault="0052091C" w:rsidP="0052091C">
            <w:pPr>
              <w:numPr>
                <w:ilvl w:val="0"/>
                <w:numId w:val="24"/>
              </w:numPr>
              <w:spacing w:before="100" w:beforeAutospacing="1" w:after="100" w:afterAutospacing="1"/>
              <w:rPr>
                <w:rFonts w:ascii="Helvetica" w:hAnsi="Helvetica" w:cs="Arial"/>
                <w:color w:val="333333"/>
                <w:sz w:val="10"/>
                <w:szCs w:val="10"/>
              </w:rPr>
            </w:pPr>
            <w:hyperlink r:id="rId154" w:history="1">
              <w:r>
                <w:rPr>
                  <w:rStyle w:val="Hyperlink"/>
                  <w:rFonts w:ascii="Helvetica" w:hAnsi="Helvetica" w:cs="Arial"/>
                  <w:sz w:val="10"/>
                  <w:szCs w:val="10"/>
                </w:rPr>
                <w:t xml:space="preserve">Extend </w:t>
              </w:r>
              <w:proofErr w:type="spellStart"/>
              <w:r>
                <w:rPr>
                  <w:rStyle w:val="Hyperlink"/>
                  <w:rFonts w:ascii="Helvetica" w:hAnsi="Helvetica" w:cs="Arial"/>
                  <w:sz w:val="10"/>
                  <w:szCs w:val="10"/>
                </w:rPr>
                <w:t>JMeter</w:t>
              </w:r>
              <w:proofErr w:type="spellEnd"/>
            </w:hyperlink>
            <w:r>
              <w:rPr>
                <w:rFonts w:ascii="Helvetica" w:hAnsi="Helvetica" w:cs="Arial"/>
                <w:color w:val="333333"/>
                <w:sz w:val="10"/>
                <w:szCs w:val="10"/>
              </w:rPr>
              <w:t xml:space="preserve"> </w:t>
            </w:r>
          </w:p>
          <w:p w:rsidR="0052091C" w:rsidRDefault="0052091C" w:rsidP="0052091C">
            <w:pPr>
              <w:numPr>
                <w:ilvl w:val="0"/>
                <w:numId w:val="24"/>
              </w:numPr>
              <w:spacing w:before="100" w:beforeAutospacing="1" w:after="100" w:afterAutospacing="1"/>
              <w:rPr>
                <w:rFonts w:ascii="Helvetica" w:hAnsi="Helvetica" w:cs="Arial"/>
                <w:color w:val="333333"/>
                <w:sz w:val="10"/>
                <w:szCs w:val="10"/>
              </w:rPr>
            </w:pPr>
            <w:hyperlink r:id="rId155" w:history="1">
              <w:r>
                <w:rPr>
                  <w:rStyle w:val="Hyperlink"/>
                  <w:rFonts w:ascii="Helvetica" w:hAnsi="Helvetica" w:cs="Arial"/>
                  <w:sz w:val="10"/>
                  <w:szCs w:val="10"/>
                </w:rPr>
                <w:t xml:space="preserve">Extend </w:t>
              </w:r>
              <w:proofErr w:type="spellStart"/>
              <w:r>
                <w:rPr>
                  <w:rStyle w:val="Hyperlink"/>
                  <w:rFonts w:ascii="Helvetica" w:hAnsi="Helvetica" w:cs="Arial"/>
                  <w:sz w:val="10"/>
                  <w:szCs w:val="10"/>
                </w:rPr>
                <w:t>WebDriver</w:t>
              </w:r>
              <w:proofErr w:type="spellEnd"/>
            </w:hyperlink>
            <w:r>
              <w:rPr>
                <w:rFonts w:ascii="Helvetica" w:hAnsi="Helvetica" w:cs="Arial"/>
                <w:color w:val="333333"/>
                <w:sz w:val="10"/>
                <w:szCs w:val="10"/>
              </w:rPr>
              <w:t xml:space="preserve"> </w:t>
            </w:r>
          </w:p>
          <w:p w:rsidR="0052091C" w:rsidRDefault="0052091C" w:rsidP="0052091C">
            <w:pPr>
              <w:numPr>
                <w:ilvl w:val="0"/>
                <w:numId w:val="24"/>
              </w:numPr>
              <w:spacing w:before="100" w:beforeAutospacing="1" w:after="100" w:afterAutospacing="1"/>
              <w:rPr>
                <w:rFonts w:ascii="Helvetica" w:hAnsi="Helvetica" w:cs="Arial"/>
                <w:color w:val="333333"/>
                <w:sz w:val="10"/>
                <w:szCs w:val="10"/>
              </w:rPr>
            </w:pPr>
            <w:hyperlink r:id="rId156" w:history="1">
              <w:r>
                <w:rPr>
                  <w:rStyle w:val="Hyperlink"/>
                  <w:rFonts w:ascii="Helvetica" w:hAnsi="Helvetica" w:cs="Arial"/>
                  <w:sz w:val="10"/>
                  <w:szCs w:val="10"/>
                </w:rPr>
                <w:t>Factory Pattern</w:t>
              </w:r>
            </w:hyperlink>
            <w:r>
              <w:rPr>
                <w:rFonts w:ascii="Helvetica" w:hAnsi="Helvetica" w:cs="Arial"/>
                <w:color w:val="333333"/>
                <w:sz w:val="10"/>
                <w:szCs w:val="10"/>
              </w:rPr>
              <w:t xml:space="preserve"> </w:t>
            </w:r>
          </w:p>
          <w:p w:rsidR="0052091C" w:rsidRDefault="0052091C" w:rsidP="0052091C">
            <w:pPr>
              <w:numPr>
                <w:ilvl w:val="0"/>
                <w:numId w:val="24"/>
              </w:numPr>
              <w:spacing w:before="100" w:beforeAutospacing="1" w:after="100" w:afterAutospacing="1"/>
              <w:rPr>
                <w:rFonts w:ascii="Helvetica" w:hAnsi="Helvetica" w:cs="Arial"/>
                <w:color w:val="333333"/>
                <w:sz w:val="10"/>
                <w:szCs w:val="10"/>
              </w:rPr>
            </w:pPr>
            <w:hyperlink r:id="rId157" w:history="1">
              <w:proofErr w:type="spellStart"/>
              <w:r>
                <w:rPr>
                  <w:rStyle w:val="Hyperlink"/>
                  <w:rFonts w:ascii="Helvetica" w:hAnsi="Helvetica" w:cs="Arial"/>
                  <w:sz w:val="10"/>
                  <w:szCs w:val="10"/>
                </w:rPr>
                <w:t>FileBeat</w:t>
              </w:r>
              <w:proofErr w:type="spellEnd"/>
            </w:hyperlink>
            <w:r>
              <w:rPr>
                <w:rFonts w:ascii="Helvetica" w:hAnsi="Helvetica" w:cs="Arial"/>
                <w:color w:val="333333"/>
                <w:sz w:val="10"/>
                <w:szCs w:val="10"/>
              </w:rPr>
              <w:t xml:space="preserve"> </w:t>
            </w:r>
          </w:p>
          <w:p w:rsidR="0052091C" w:rsidRDefault="0052091C" w:rsidP="0052091C">
            <w:pPr>
              <w:numPr>
                <w:ilvl w:val="0"/>
                <w:numId w:val="24"/>
              </w:numPr>
              <w:spacing w:before="100" w:beforeAutospacing="1" w:after="100" w:afterAutospacing="1"/>
              <w:rPr>
                <w:rFonts w:ascii="Helvetica" w:hAnsi="Helvetica" w:cs="Arial"/>
                <w:color w:val="333333"/>
                <w:sz w:val="10"/>
                <w:szCs w:val="10"/>
              </w:rPr>
            </w:pPr>
            <w:hyperlink r:id="rId158" w:history="1">
              <w:r>
                <w:rPr>
                  <w:rStyle w:val="Hyperlink"/>
                  <w:rFonts w:ascii="Helvetica" w:hAnsi="Helvetica" w:cs="Arial"/>
                  <w:sz w:val="10"/>
                  <w:szCs w:val="10"/>
                </w:rPr>
                <w:t>Framework</w:t>
              </w:r>
            </w:hyperlink>
            <w:r>
              <w:rPr>
                <w:rFonts w:ascii="Helvetica" w:hAnsi="Helvetica" w:cs="Arial"/>
                <w:color w:val="333333"/>
                <w:sz w:val="10"/>
                <w:szCs w:val="10"/>
              </w:rPr>
              <w:t xml:space="preserve"> </w:t>
            </w:r>
          </w:p>
          <w:p w:rsidR="0052091C" w:rsidRDefault="0052091C" w:rsidP="0052091C">
            <w:pPr>
              <w:numPr>
                <w:ilvl w:val="0"/>
                <w:numId w:val="24"/>
              </w:numPr>
              <w:spacing w:before="100" w:beforeAutospacing="1" w:after="100" w:afterAutospacing="1"/>
              <w:rPr>
                <w:rFonts w:ascii="Helvetica" w:hAnsi="Helvetica" w:cs="Arial"/>
                <w:color w:val="333333"/>
                <w:sz w:val="10"/>
                <w:szCs w:val="10"/>
              </w:rPr>
            </w:pPr>
            <w:hyperlink r:id="rId159" w:history="1">
              <w:proofErr w:type="spellStart"/>
              <w:r>
                <w:rPr>
                  <w:rStyle w:val="Hyperlink"/>
                  <w:rFonts w:ascii="Helvetica" w:hAnsi="Helvetica" w:cs="Arial"/>
                  <w:sz w:val="10"/>
                  <w:szCs w:val="10"/>
                </w:rPr>
                <w:t>Grafana</w:t>
              </w:r>
              <w:proofErr w:type="spellEnd"/>
            </w:hyperlink>
            <w:r>
              <w:rPr>
                <w:rFonts w:ascii="Helvetica" w:hAnsi="Helvetica" w:cs="Arial"/>
                <w:color w:val="333333"/>
                <w:sz w:val="10"/>
                <w:szCs w:val="10"/>
              </w:rPr>
              <w:t xml:space="preserve"> </w:t>
            </w:r>
          </w:p>
          <w:p w:rsidR="0052091C" w:rsidRDefault="0052091C" w:rsidP="0052091C">
            <w:pPr>
              <w:numPr>
                <w:ilvl w:val="0"/>
                <w:numId w:val="24"/>
              </w:numPr>
              <w:spacing w:before="100" w:beforeAutospacing="1" w:after="100" w:afterAutospacing="1"/>
              <w:rPr>
                <w:rFonts w:ascii="Helvetica" w:hAnsi="Helvetica" w:cs="Arial"/>
                <w:color w:val="333333"/>
                <w:sz w:val="10"/>
                <w:szCs w:val="10"/>
              </w:rPr>
            </w:pPr>
            <w:hyperlink r:id="rId160" w:history="1">
              <w:proofErr w:type="spellStart"/>
              <w:r>
                <w:rPr>
                  <w:rStyle w:val="Hyperlink"/>
                  <w:rFonts w:ascii="Helvetica" w:hAnsi="Helvetica" w:cs="Arial"/>
                  <w:sz w:val="10"/>
                  <w:szCs w:val="10"/>
                </w:rPr>
                <w:t>Guice</w:t>
              </w:r>
              <w:proofErr w:type="spellEnd"/>
            </w:hyperlink>
            <w:r>
              <w:rPr>
                <w:rFonts w:ascii="Helvetica" w:hAnsi="Helvetica" w:cs="Arial"/>
                <w:color w:val="333333"/>
                <w:sz w:val="10"/>
                <w:szCs w:val="10"/>
              </w:rPr>
              <w:t xml:space="preserve"> </w:t>
            </w:r>
          </w:p>
          <w:p w:rsidR="0052091C" w:rsidRDefault="0052091C" w:rsidP="0052091C">
            <w:pPr>
              <w:numPr>
                <w:ilvl w:val="0"/>
                <w:numId w:val="24"/>
              </w:numPr>
              <w:spacing w:before="100" w:beforeAutospacing="1" w:after="100" w:afterAutospacing="1"/>
              <w:rPr>
                <w:rFonts w:ascii="Helvetica" w:hAnsi="Helvetica" w:cs="Arial"/>
                <w:color w:val="333333"/>
                <w:sz w:val="10"/>
                <w:szCs w:val="10"/>
              </w:rPr>
            </w:pPr>
            <w:hyperlink r:id="rId161" w:history="1">
              <w:proofErr w:type="spellStart"/>
              <w:r>
                <w:rPr>
                  <w:rStyle w:val="Hyperlink"/>
                  <w:rFonts w:ascii="Helvetica" w:hAnsi="Helvetica" w:cs="Arial"/>
                  <w:sz w:val="10"/>
                  <w:szCs w:val="10"/>
                </w:rPr>
                <w:t>InfluxDB</w:t>
              </w:r>
              <w:proofErr w:type="spellEnd"/>
            </w:hyperlink>
            <w:r>
              <w:rPr>
                <w:rFonts w:ascii="Helvetica" w:hAnsi="Helvetica" w:cs="Arial"/>
                <w:color w:val="333333"/>
                <w:sz w:val="10"/>
                <w:szCs w:val="10"/>
              </w:rPr>
              <w:t xml:space="preserve"> </w:t>
            </w:r>
          </w:p>
          <w:p w:rsidR="0052091C" w:rsidRDefault="0052091C" w:rsidP="0052091C">
            <w:pPr>
              <w:numPr>
                <w:ilvl w:val="0"/>
                <w:numId w:val="24"/>
              </w:numPr>
              <w:spacing w:before="100" w:beforeAutospacing="1" w:after="100" w:afterAutospacing="1"/>
              <w:rPr>
                <w:rFonts w:ascii="Helvetica" w:hAnsi="Helvetica" w:cs="Arial"/>
                <w:color w:val="333333"/>
                <w:sz w:val="10"/>
                <w:szCs w:val="10"/>
              </w:rPr>
            </w:pPr>
            <w:hyperlink r:id="rId162" w:history="1">
              <w:r>
                <w:rPr>
                  <w:rStyle w:val="Hyperlink"/>
                  <w:rFonts w:ascii="Helvetica" w:hAnsi="Helvetica" w:cs="Arial"/>
                  <w:sz w:val="10"/>
                  <w:szCs w:val="10"/>
                </w:rPr>
                <w:t>Jenkins</w:t>
              </w:r>
            </w:hyperlink>
            <w:r>
              <w:rPr>
                <w:rFonts w:ascii="Helvetica" w:hAnsi="Helvetica" w:cs="Arial"/>
                <w:color w:val="333333"/>
                <w:sz w:val="10"/>
                <w:szCs w:val="10"/>
              </w:rPr>
              <w:t xml:space="preserve"> </w:t>
            </w:r>
          </w:p>
          <w:p w:rsidR="0052091C" w:rsidRDefault="0052091C" w:rsidP="0052091C">
            <w:pPr>
              <w:numPr>
                <w:ilvl w:val="0"/>
                <w:numId w:val="24"/>
              </w:numPr>
              <w:spacing w:before="100" w:beforeAutospacing="1" w:after="100" w:afterAutospacing="1"/>
              <w:rPr>
                <w:rFonts w:ascii="Helvetica" w:hAnsi="Helvetica" w:cs="Arial"/>
                <w:color w:val="333333"/>
                <w:sz w:val="10"/>
                <w:szCs w:val="10"/>
              </w:rPr>
            </w:pPr>
            <w:hyperlink r:id="rId163" w:history="1">
              <w:proofErr w:type="spellStart"/>
              <w:r>
                <w:rPr>
                  <w:rStyle w:val="Hyperlink"/>
                  <w:rFonts w:ascii="Helvetica" w:hAnsi="Helvetica" w:cs="Arial"/>
                  <w:sz w:val="10"/>
                  <w:szCs w:val="10"/>
                </w:rPr>
                <w:t>JMeter</w:t>
              </w:r>
              <w:proofErr w:type="spellEnd"/>
            </w:hyperlink>
            <w:r>
              <w:rPr>
                <w:rFonts w:ascii="Helvetica" w:hAnsi="Helvetica" w:cs="Arial"/>
                <w:color w:val="333333"/>
                <w:sz w:val="10"/>
                <w:szCs w:val="10"/>
              </w:rPr>
              <w:t xml:space="preserve"> </w:t>
            </w:r>
          </w:p>
          <w:p w:rsidR="0052091C" w:rsidRDefault="0052091C" w:rsidP="0052091C">
            <w:pPr>
              <w:numPr>
                <w:ilvl w:val="0"/>
                <w:numId w:val="24"/>
              </w:numPr>
              <w:spacing w:before="100" w:beforeAutospacing="1" w:after="100" w:afterAutospacing="1"/>
              <w:rPr>
                <w:rFonts w:ascii="Helvetica" w:hAnsi="Helvetica" w:cs="Arial"/>
                <w:color w:val="333333"/>
                <w:sz w:val="10"/>
                <w:szCs w:val="10"/>
              </w:rPr>
            </w:pPr>
            <w:hyperlink r:id="rId164" w:history="1">
              <w:proofErr w:type="spellStart"/>
              <w:r>
                <w:rPr>
                  <w:rStyle w:val="Hyperlink"/>
                  <w:rFonts w:ascii="Helvetica" w:hAnsi="Helvetica" w:cs="Arial"/>
                  <w:sz w:val="10"/>
                  <w:szCs w:val="10"/>
                </w:rPr>
                <w:t>Kibana</w:t>
              </w:r>
              <w:proofErr w:type="spellEnd"/>
            </w:hyperlink>
            <w:r>
              <w:rPr>
                <w:rFonts w:ascii="Helvetica" w:hAnsi="Helvetica" w:cs="Arial"/>
                <w:color w:val="333333"/>
                <w:sz w:val="10"/>
                <w:szCs w:val="10"/>
              </w:rPr>
              <w:t xml:space="preserve"> </w:t>
            </w:r>
          </w:p>
          <w:p w:rsidR="0052091C" w:rsidRDefault="0052091C" w:rsidP="0052091C">
            <w:pPr>
              <w:numPr>
                <w:ilvl w:val="0"/>
                <w:numId w:val="24"/>
              </w:numPr>
              <w:spacing w:before="100" w:beforeAutospacing="1" w:after="100" w:afterAutospacing="1"/>
              <w:rPr>
                <w:rFonts w:ascii="Helvetica" w:hAnsi="Helvetica" w:cs="Arial"/>
                <w:color w:val="333333"/>
                <w:sz w:val="10"/>
                <w:szCs w:val="10"/>
              </w:rPr>
            </w:pPr>
            <w:hyperlink r:id="rId165" w:history="1">
              <w:r>
                <w:rPr>
                  <w:rStyle w:val="Hyperlink"/>
                  <w:rFonts w:ascii="Helvetica" w:hAnsi="Helvetica" w:cs="Arial"/>
                  <w:sz w:val="10"/>
                  <w:szCs w:val="10"/>
                </w:rPr>
                <w:t>Little's Law</w:t>
              </w:r>
            </w:hyperlink>
            <w:r>
              <w:rPr>
                <w:rFonts w:ascii="Helvetica" w:hAnsi="Helvetica" w:cs="Arial"/>
                <w:color w:val="333333"/>
                <w:sz w:val="10"/>
                <w:szCs w:val="10"/>
              </w:rPr>
              <w:t xml:space="preserve"> </w:t>
            </w:r>
          </w:p>
          <w:p w:rsidR="0052091C" w:rsidRDefault="0052091C" w:rsidP="0052091C">
            <w:pPr>
              <w:numPr>
                <w:ilvl w:val="0"/>
                <w:numId w:val="24"/>
              </w:numPr>
              <w:spacing w:before="100" w:beforeAutospacing="1" w:after="100" w:afterAutospacing="1"/>
              <w:rPr>
                <w:rFonts w:ascii="Helvetica" w:hAnsi="Helvetica" w:cs="Arial"/>
                <w:color w:val="333333"/>
                <w:sz w:val="10"/>
                <w:szCs w:val="10"/>
              </w:rPr>
            </w:pPr>
            <w:hyperlink r:id="rId166" w:history="1">
              <w:r>
                <w:rPr>
                  <w:rStyle w:val="Hyperlink"/>
                  <w:rFonts w:ascii="Helvetica" w:hAnsi="Helvetica" w:cs="Arial"/>
                  <w:sz w:val="10"/>
                  <w:szCs w:val="10"/>
                </w:rPr>
                <w:t>Maven</w:t>
              </w:r>
            </w:hyperlink>
            <w:r>
              <w:rPr>
                <w:rFonts w:ascii="Helvetica" w:hAnsi="Helvetica" w:cs="Arial"/>
                <w:color w:val="333333"/>
                <w:sz w:val="10"/>
                <w:szCs w:val="10"/>
              </w:rPr>
              <w:t xml:space="preserve"> </w:t>
            </w:r>
          </w:p>
          <w:p w:rsidR="0052091C" w:rsidRDefault="0052091C" w:rsidP="0052091C">
            <w:pPr>
              <w:numPr>
                <w:ilvl w:val="0"/>
                <w:numId w:val="24"/>
              </w:numPr>
              <w:spacing w:before="100" w:beforeAutospacing="1" w:after="100" w:afterAutospacing="1"/>
              <w:rPr>
                <w:rFonts w:ascii="Helvetica" w:hAnsi="Helvetica" w:cs="Arial"/>
                <w:color w:val="333333"/>
                <w:sz w:val="10"/>
                <w:szCs w:val="10"/>
              </w:rPr>
            </w:pPr>
            <w:hyperlink r:id="rId167" w:history="1">
              <w:proofErr w:type="spellStart"/>
              <w:r>
                <w:rPr>
                  <w:rStyle w:val="Hyperlink"/>
                  <w:rFonts w:ascii="Helvetica" w:hAnsi="Helvetica" w:cs="Arial"/>
                  <w:sz w:val="10"/>
                  <w:szCs w:val="10"/>
                </w:rPr>
                <w:t>microservice</w:t>
              </w:r>
              <w:proofErr w:type="spellEnd"/>
            </w:hyperlink>
            <w:r>
              <w:rPr>
                <w:rFonts w:ascii="Helvetica" w:hAnsi="Helvetica" w:cs="Arial"/>
                <w:color w:val="333333"/>
                <w:sz w:val="10"/>
                <w:szCs w:val="10"/>
              </w:rPr>
              <w:t xml:space="preserve"> </w:t>
            </w:r>
          </w:p>
          <w:p w:rsidR="0052091C" w:rsidRDefault="0052091C" w:rsidP="0052091C">
            <w:pPr>
              <w:numPr>
                <w:ilvl w:val="0"/>
                <w:numId w:val="24"/>
              </w:numPr>
              <w:spacing w:before="100" w:beforeAutospacing="1" w:after="100" w:afterAutospacing="1"/>
              <w:rPr>
                <w:rFonts w:ascii="Helvetica" w:hAnsi="Helvetica" w:cs="Arial"/>
                <w:color w:val="333333"/>
                <w:sz w:val="10"/>
                <w:szCs w:val="10"/>
              </w:rPr>
            </w:pPr>
            <w:hyperlink r:id="rId168" w:history="1">
              <w:r>
                <w:rPr>
                  <w:rStyle w:val="Hyperlink"/>
                  <w:rFonts w:ascii="Helvetica" w:hAnsi="Helvetica" w:cs="Arial"/>
                  <w:sz w:val="10"/>
                  <w:szCs w:val="10"/>
                </w:rPr>
                <w:t>Monitoring</w:t>
              </w:r>
            </w:hyperlink>
            <w:r>
              <w:rPr>
                <w:rFonts w:ascii="Helvetica" w:hAnsi="Helvetica" w:cs="Arial"/>
                <w:color w:val="333333"/>
                <w:sz w:val="10"/>
                <w:szCs w:val="10"/>
              </w:rPr>
              <w:t xml:space="preserve"> </w:t>
            </w:r>
          </w:p>
          <w:p w:rsidR="0052091C" w:rsidRDefault="0052091C" w:rsidP="0052091C">
            <w:pPr>
              <w:numPr>
                <w:ilvl w:val="0"/>
                <w:numId w:val="24"/>
              </w:numPr>
              <w:spacing w:before="100" w:beforeAutospacing="1" w:after="100" w:afterAutospacing="1"/>
              <w:rPr>
                <w:rFonts w:ascii="Helvetica" w:hAnsi="Helvetica" w:cs="Arial"/>
                <w:color w:val="333333"/>
                <w:sz w:val="10"/>
                <w:szCs w:val="10"/>
              </w:rPr>
            </w:pPr>
            <w:hyperlink r:id="rId169" w:history="1">
              <w:r>
                <w:rPr>
                  <w:rStyle w:val="Hyperlink"/>
                  <w:rFonts w:ascii="Helvetica" w:hAnsi="Helvetica" w:cs="Arial"/>
                  <w:sz w:val="10"/>
                  <w:szCs w:val="10"/>
                </w:rPr>
                <w:t>Multi Factor Authentication</w:t>
              </w:r>
            </w:hyperlink>
            <w:r>
              <w:rPr>
                <w:rFonts w:ascii="Helvetica" w:hAnsi="Helvetica" w:cs="Arial"/>
                <w:color w:val="333333"/>
                <w:sz w:val="10"/>
                <w:szCs w:val="10"/>
              </w:rPr>
              <w:t xml:space="preserve"> </w:t>
            </w:r>
          </w:p>
          <w:p w:rsidR="0052091C" w:rsidRDefault="0052091C" w:rsidP="0052091C">
            <w:pPr>
              <w:numPr>
                <w:ilvl w:val="0"/>
                <w:numId w:val="24"/>
              </w:numPr>
              <w:spacing w:before="100" w:beforeAutospacing="1" w:after="100" w:afterAutospacing="1"/>
              <w:rPr>
                <w:rFonts w:ascii="Helvetica" w:hAnsi="Helvetica" w:cs="Arial"/>
                <w:color w:val="333333"/>
                <w:sz w:val="10"/>
                <w:szCs w:val="10"/>
              </w:rPr>
            </w:pPr>
            <w:hyperlink r:id="rId170" w:history="1">
              <w:r>
                <w:rPr>
                  <w:rStyle w:val="Hyperlink"/>
                  <w:rFonts w:ascii="Helvetica" w:hAnsi="Helvetica" w:cs="Arial"/>
                  <w:sz w:val="10"/>
                  <w:szCs w:val="10"/>
                </w:rPr>
                <w:t>Ocular</w:t>
              </w:r>
            </w:hyperlink>
            <w:r>
              <w:rPr>
                <w:rFonts w:ascii="Helvetica" w:hAnsi="Helvetica" w:cs="Arial"/>
                <w:color w:val="333333"/>
                <w:sz w:val="10"/>
                <w:szCs w:val="10"/>
              </w:rPr>
              <w:t xml:space="preserve"> </w:t>
            </w:r>
          </w:p>
          <w:p w:rsidR="0052091C" w:rsidRDefault="0052091C" w:rsidP="0052091C">
            <w:pPr>
              <w:numPr>
                <w:ilvl w:val="0"/>
                <w:numId w:val="24"/>
              </w:numPr>
              <w:spacing w:before="100" w:beforeAutospacing="1" w:after="100" w:afterAutospacing="1"/>
              <w:rPr>
                <w:rFonts w:ascii="Helvetica" w:hAnsi="Helvetica" w:cs="Arial"/>
                <w:color w:val="333333"/>
                <w:sz w:val="10"/>
                <w:szCs w:val="10"/>
              </w:rPr>
            </w:pPr>
            <w:hyperlink r:id="rId171" w:history="1">
              <w:r>
                <w:rPr>
                  <w:rStyle w:val="Hyperlink"/>
                  <w:rFonts w:ascii="Helvetica" w:hAnsi="Helvetica" w:cs="Arial"/>
                  <w:sz w:val="10"/>
                  <w:szCs w:val="10"/>
                </w:rPr>
                <w:t>Page Object Design</w:t>
              </w:r>
            </w:hyperlink>
            <w:r>
              <w:rPr>
                <w:rFonts w:ascii="Helvetica" w:hAnsi="Helvetica" w:cs="Arial"/>
                <w:color w:val="333333"/>
                <w:sz w:val="10"/>
                <w:szCs w:val="10"/>
              </w:rPr>
              <w:t xml:space="preserve"> </w:t>
            </w:r>
          </w:p>
          <w:p w:rsidR="0052091C" w:rsidRDefault="0052091C" w:rsidP="0052091C">
            <w:pPr>
              <w:numPr>
                <w:ilvl w:val="0"/>
                <w:numId w:val="24"/>
              </w:numPr>
              <w:spacing w:before="100" w:beforeAutospacing="1" w:after="100" w:afterAutospacing="1"/>
              <w:rPr>
                <w:rFonts w:ascii="Helvetica" w:hAnsi="Helvetica" w:cs="Arial"/>
                <w:color w:val="333333"/>
                <w:sz w:val="10"/>
                <w:szCs w:val="10"/>
              </w:rPr>
            </w:pPr>
            <w:hyperlink r:id="rId172" w:history="1">
              <w:r>
                <w:rPr>
                  <w:rStyle w:val="Hyperlink"/>
                  <w:rFonts w:ascii="Helvetica" w:hAnsi="Helvetica" w:cs="Arial"/>
                  <w:sz w:val="10"/>
                  <w:szCs w:val="10"/>
                </w:rPr>
                <w:t>Puppeteer</w:t>
              </w:r>
            </w:hyperlink>
            <w:r>
              <w:rPr>
                <w:rFonts w:ascii="Helvetica" w:hAnsi="Helvetica" w:cs="Arial"/>
                <w:color w:val="333333"/>
                <w:sz w:val="10"/>
                <w:szCs w:val="10"/>
              </w:rPr>
              <w:t xml:space="preserve"> </w:t>
            </w:r>
          </w:p>
          <w:p w:rsidR="0052091C" w:rsidRDefault="0052091C" w:rsidP="0052091C">
            <w:pPr>
              <w:numPr>
                <w:ilvl w:val="0"/>
                <w:numId w:val="24"/>
              </w:numPr>
              <w:spacing w:before="100" w:beforeAutospacing="1" w:after="100" w:afterAutospacing="1"/>
              <w:rPr>
                <w:rFonts w:ascii="Helvetica" w:hAnsi="Helvetica" w:cs="Arial"/>
                <w:color w:val="333333"/>
                <w:sz w:val="10"/>
                <w:szCs w:val="10"/>
              </w:rPr>
            </w:pPr>
            <w:hyperlink r:id="rId173" w:history="1">
              <w:r>
                <w:rPr>
                  <w:rStyle w:val="Hyperlink"/>
                  <w:rFonts w:ascii="Helvetica" w:hAnsi="Helvetica" w:cs="Arial"/>
                  <w:sz w:val="10"/>
                  <w:szCs w:val="10"/>
                </w:rPr>
                <w:t>QTP</w:t>
              </w:r>
            </w:hyperlink>
            <w:r>
              <w:rPr>
                <w:rFonts w:ascii="Helvetica" w:hAnsi="Helvetica" w:cs="Arial"/>
                <w:color w:val="333333"/>
                <w:sz w:val="10"/>
                <w:szCs w:val="10"/>
              </w:rPr>
              <w:t xml:space="preserve"> </w:t>
            </w:r>
          </w:p>
          <w:p w:rsidR="0052091C" w:rsidRDefault="0052091C" w:rsidP="0052091C">
            <w:pPr>
              <w:numPr>
                <w:ilvl w:val="0"/>
                <w:numId w:val="24"/>
              </w:numPr>
              <w:spacing w:before="100" w:beforeAutospacing="1" w:after="100" w:afterAutospacing="1"/>
              <w:rPr>
                <w:rFonts w:ascii="Helvetica" w:hAnsi="Helvetica" w:cs="Arial"/>
                <w:color w:val="333333"/>
                <w:sz w:val="10"/>
                <w:szCs w:val="10"/>
              </w:rPr>
            </w:pPr>
            <w:hyperlink r:id="rId174" w:history="1">
              <w:r>
                <w:rPr>
                  <w:rStyle w:val="Hyperlink"/>
                  <w:rFonts w:ascii="Helvetica" w:hAnsi="Helvetica" w:cs="Arial"/>
                  <w:sz w:val="10"/>
                  <w:szCs w:val="10"/>
                </w:rPr>
                <w:t>Report</w:t>
              </w:r>
            </w:hyperlink>
            <w:r>
              <w:rPr>
                <w:rFonts w:ascii="Helvetica" w:hAnsi="Helvetica" w:cs="Arial"/>
                <w:color w:val="333333"/>
                <w:sz w:val="10"/>
                <w:szCs w:val="10"/>
              </w:rPr>
              <w:t xml:space="preserve"> </w:t>
            </w:r>
          </w:p>
          <w:p w:rsidR="0052091C" w:rsidRDefault="0052091C" w:rsidP="0052091C">
            <w:pPr>
              <w:numPr>
                <w:ilvl w:val="0"/>
                <w:numId w:val="24"/>
              </w:numPr>
              <w:spacing w:before="100" w:beforeAutospacing="1" w:after="100" w:afterAutospacing="1"/>
              <w:rPr>
                <w:rFonts w:ascii="Helvetica" w:hAnsi="Helvetica" w:cs="Arial"/>
                <w:color w:val="333333"/>
                <w:sz w:val="10"/>
                <w:szCs w:val="10"/>
              </w:rPr>
            </w:pPr>
            <w:hyperlink r:id="rId175" w:history="1">
              <w:r>
                <w:rPr>
                  <w:rStyle w:val="Hyperlink"/>
                  <w:rFonts w:ascii="Helvetica" w:hAnsi="Helvetica" w:cs="Arial"/>
                  <w:sz w:val="10"/>
                  <w:szCs w:val="10"/>
                </w:rPr>
                <w:t>Selenium</w:t>
              </w:r>
            </w:hyperlink>
            <w:r>
              <w:rPr>
                <w:rFonts w:ascii="Helvetica" w:hAnsi="Helvetica" w:cs="Arial"/>
                <w:color w:val="333333"/>
                <w:sz w:val="10"/>
                <w:szCs w:val="10"/>
              </w:rPr>
              <w:t xml:space="preserve"> </w:t>
            </w:r>
          </w:p>
          <w:p w:rsidR="0052091C" w:rsidRDefault="0052091C" w:rsidP="0052091C">
            <w:pPr>
              <w:numPr>
                <w:ilvl w:val="0"/>
                <w:numId w:val="24"/>
              </w:numPr>
              <w:spacing w:before="100" w:beforeAutospacing="1" w:after="100" w:afterAutospacing="1"/>
              <w:rPr>
                <w:rFonts w:ascii="Helvetica" w:hAnsi="Helvetica" w:cs="Arial"/>
                <w:color w:val="333333"/>
                <w:sz w:val="10"/>
                <w:szCs w:val="10"/>
              </w:rPr>
            </w:pPr>
            <w:hyperlink r:id="rId176" w:history="1">
              <w:r>
                <w:rPr>
                  <w:rStyle w:val="Hyperlink"/>
                  <w:rFonts w:ascii="Helvetica" w:hAnsi="Helvetica" w:cs="Arial"/>
                  <w:sz w:val="10"/>
                  <w:szCs w:val="10"/>
                </w:rPr>
                <w:t>Selenium Grid</w:t>
              </w:r>
            </w:hyperlink>
            <w:r>
              <w:rPr>
                <w:rFonts w:ascii="Helvetica" w:hAnsi="Helvetica" w:cs="Arial"/>
                <w:color w:val="333333"/>
                <w:sz w:val="10"/>
                <w:szCs w:val="10"/>
              </w:rPr>
              <w:t xml:space="preserve"> </w:t>
            </w:r>
          </w:p>
          <w:p w:rsidR="0052091C" w:rsidRDefault="0052091C" w:rsidP="0052091C">
            <w:pPr>
              <w:numPr>
                <w:ilvl w:val="0"/>
                <w:numId w:val="24"/>
              </w:numPr>
              <w:spacing w:before="100" w:beforeAutospacing="1" w:after="100" w:afterAutospacing="1"/>
              <w:rPr>
                <w:rFonts w:ascii="Helvetica" w:hAnsi="Helvetica" w:cs="Arial"/>
                <w:color w:val="333333"/>
                <w:sz w:val="10"/>
                <w:szCs w:val="10"/>
              </w:rPr>
            </w:pPr>
            <w:hyperlink r:id="rId177" w:history="1">
              <w:r>
                <w:rPr>
                  <w:rStyle w:val="Hyperlink"/>
                  <w:rFonts w:ascii="Helvetica" w:hAnsi="Helvetica" w:cs="Arial"/>
                  <w:sz w:val="10"/>
                  <w:szCs w:val="10"/>
                </w:rPr>
                <w:t>Slack</w:t>
              </w:r>
            </w:hyperlink>
            <w:r>
              <w:rPr>
                <w:rFonts w:ascii="Helvetica" w:hAnsi="Helvetica" w:cs="Arial"/>
                <w:color w:val="333333"/>
                <w:sz w:val="10"/>
                <w:szCs w:val="10"/>
              </w:rPr>
              <w:t xml:space="preserve"> </w:t>
            </w:r>
          </w:p>
          <w:p w:rsidR="0052091C" w:rsidRDefault="0052091C" w:rsidP="0052091C">
            <w:pPr>
              <w:numPr>
                <w:ilvl w:val="0"/>
                <w:numId w:val="24"/>
              </w:numPr>
              <w:spacing w:before="100" w:beforeAutospacing="1" w:after="100" w:afterAutospacing="1"/>
              <w:rPr>
                <w:rFonts w:ascii="Helvetica" w:hAnsi="Helvetica" w:cs="Arial"/>
                <w:color w:val="333333"/>
                <w:sz w:val="10"/>
                <w:szCs w:val="10"/>
              </w:rPr>
            </w:pPr>
            <w:hyperlink r:id="rId178" w:history="1">
              <w:r>
                <w:rPr>
                  <w:rStyle w:val="Hyperlink"/>
                  <w:rFonts w:ascii="Helvetica" w:hAnsi="Helvetica" w:cs="Arial"/>
                  <w:sz w:val="10"/>
                  <w:szCs w:val="10"/>
                </w:rPr>
                <w:t>SMS</w:t>
              </w:r>
            </w:hyperlink>
            <w:r>
              <w:rPr>
                <w:rFonts w:ascii="Helvetica" w:hAnsi="Helvetica" w:cs="Arial"/>
                <w:color w:val="333333"/>
                <w:sz w:val="10"/>
                <w:szCs w:val="10"/>
              </w:rPr>
              <w:t xml:space="preserve"> </w:t>
            </w:r>
          </w:p>
          <w:p w:rsidR="0052091C" w:rsidRDefault="0052091C" w:rsidP="0052091C">
            <w:pPr>
              <w:numPr>
                <w:ilvl w:val="0"/>
                <w:numId w:val="24"/>
              </w:numPr>
              <w:spacing w:before="100" w:beforeAutospacing="1" w:after="100" w:afterAutospacing="1"/>
              <w:rPr>
                <w:rFonts w:ascii="Helvetica" w:hAnsi="Helvetica" w:cs="Arial"/>
                <w:color w:val="333333"/>
                <w:sz w:val="10"/>
                <w:szCs w:val="10"/>
              </w:rPr>
            </w:pPr>
            <w:hyperlink r:id="rId179" w:history="1">
              <w:r>
                <w:rPr>
                  <w:rStyle w:val="Hyperlink"/>
                  <w:rFonts w:ascii="Helvetica" w:hAnsi="Helvetica" w:cs="Arial"/>
                  <w:sz w:val="10"/>
                  <w:szCs w:val="10"/>
                </w:rPr>
                <w:t>Strategy Pattern</w:t>
              </w:r>
            </w:hyperlink>
            <w:r>
              <w:rPr>
                <w:rFonts w:ascii="Helvetica" w:hAnsi="Helvetica" w:cs="Arial"/>
                <w:color w:val="333333"/>
                <w:sz w:val="10"/>
                <w:szCs w:val="10"/>
              </w:rPr>
              <w:t xml:space="preserve"> </w:t>
            </w:r>
          </w:p>
          <w:p w:rsidR="0052091C" w:rsidRDefault="0052091C" w:rsidP="0052091C">
            <w:pPr>
              <w:numPr>
                <w:ilvl w:val="0"/>
                <w:numId w:val="24"/>
              </w:numPr>
              <w:spacing w:before="100" w:beforeAutospacing="1" w:after="100" w:afterAutospacing="1"/>
              <w:rPr>
                <w:rFonts w:ascii="Helvetica" w:hAnsi="Helvetica" w:cs="Arial"/>
                <w:color w:val="333333"/>
                <w:sz w:val="10"/>
                <w:szCs w:val="10"/>
              </w:rPr>
            </w:pPr>
            <w:hyperlink r:id="rId180" w:history="1">
              <w:proofErr w:type="spellStart"/>
              <w:r>
                <w:rPr>
                  <w:rStyle w:val="Hyperlink"/>
                  <w:rFonts w:ascii="Helvetica" w:hAnsi="Helvetica" w:cs="Arial"/>
                  <w:sz w:val="10"/>
                  <w:szCs w:val="10"/>
                </w:rPr>
                <w:t>TestNG</w:t>
              </w:r>
              <w:proofErr w:type="spellEnd"/>
            </w:hyperlink>
            <w:r>
              <w:rPr>
                <w:rFonts w:ascii="Helvetica" w:hAnsi="Helvetica" w:cs="Arial"/>
                <w:color w:val="333333"/>
                <w:sz w:val="10"/>
                <w:szCs w:val="10"/>
              </w:rPr>
              <w:t xml:space="preserve"> </w:t>
            </w:r>
          </w:p>
          <w:p w:rsidR="0052091C" w:rsidRDefault="0052091C" w:rsidP="0052091C">
            <w:pPr>
              <w:numPr>
                <w:ilvl w:val="0"/>
                <w:numId w:val="24"/>
              </w:numPr>
              <w:spacing w:before="100" w:beforeAutospacing="1" w:after="100" w:afterAutospacing="1"/>
              <w:rPr>
                <w:rFonts w:ascii="Helvetica" w:hAnsi="Helvetica" w:cs="Arial"/>
                <w:color w:val="333333"/>
                <w:sz w:val="10"/>
                <w:szCs w:val="10"/>
              </w:rPr>
            </w:pPr>
            <w:hyperlink r:id="rId181" w:history="1">
              <w:r>
                <w:rPr>
                  <w:rStyle w:val="Hyperlink"/>
                  <w:rFonts w:ascii="Helvetica" w:hAnsi="Helvetica" w:cs="Arial"/>
                  <w:sz w:val="10"/>
                  <w:szCs w:val="10"/>
                </w:rPr>
                <w:t>Utility</w:t>
              </w:r>
            </w:hyperlink>
            <w:r>
              <w:rPr>
                <w:rFonts w:ascii="Helvetica" w:hAnsi="Helvetica" w:cs="Arial"/>
                <w:color w:val="333333"/>
                <w:sz w:val="10"/>
                <w:szCs w:val="10"/>
              </w:rPr>
              <w:t xml:space="preserve"> </w:t>
            </w:r>
          </w:p>
          <w:p w:rsidR="0052091C" w:rsidRDefault="0052091C" w:rsidP="0052091C">
            <w:pPr>
              <w:numPr>
                <w:ilvl w:val="0"/>
                <w:numId w:val="24"/>
              </w:numPr>
              <w:spacing w:before="100" w:beforeAutospacing="1" w:after="100" w:afterAutospacing="1"/>
              <w:rPr>
                <w:rFonts w:ascii="Helvetica" w:hAnsi="Helvetica" w:cs="Arial"/>
                <w:color w:val="333333"/>
                <w:sz w:val="10"/>
                <w:szCs w:val="10"/>
              </w:rPr>
            </w:pPr>
            <w:hyperlink r:id="rId182" w:history="1">
              <w:r>
                <w:rPr>
                  <w:rStyle w:val="Hyperlink"/>
                  <w:rFonts w:ascii="Helvetica" w:hAnsi="Helvetica" w:cs="Arial"/>
                  <w:sz w:val="10"/>
                  <w:szCs w:val="10"/>
                </w:rPr>
                <w:t>Web Scraping</w:t>
              </w:r>
            </w:hyperlink>
            <w:r>
              <w:rPr>
                <w:rFonts w:ascii="Helvetica" w:hAnsi="Helvetica" w:cs="Arial"/>
                <w:color w:val="333333"/>
                <w:sz w:val="10"/>
                <w:szCs w:val="10"/>
              </w:rPr>
              <w:t xml:space="preserve"> </w:t>
            </w:r>
          </w:p>
          <w:p w:rsidR="0052091C" w:rsidRDefault="0052091C" w:rsidP="0052091C">
            <w:pPr>
              <w:numPr>
                <w:ilvl w:val="0"/>
                <w:numId w:val="24"/>
              </w:numPr>
              <w:spacing w:before="100" w:beforeAutospacing="1" w:after="100" w:afterAutospacing="1"/>
              <w:rPr>
                <w:rFonts w:ascii="Helvetica" w:hAnsi="Helvetica" w:cs="Arial"/>
                <w:color w:val="333333"/>
                <w:sz w:val="10"/>
                <w:szCs w:val="10"/>
              </w:rPr>
            </w:pPr>
            <w:hyperlink r:id="rId183" w:history="1">
              <w:r>
                <w:rPr>
                  <w:rStyle w:val="Hyperlink"/>
                  <w:rFonts w:ascii="Helvetica" w:hAnsi="Helvetica" w:cs="Arial"/>
                  <w:sz w:val="10"/>
                  <w:szCs w:val="10"/>
                </w:rPr>
                <w:t>Workload Model</w:t>
              </w:r>
            </w:hyperlink>
            <w:r>
              <w:rPr>
                <w:rFonts w:ascii="Helvetica" w:hAnsi="Helvetica" w:cs="Arial"/>
                <w:color w:val="333333"/>
                <w:sz w:val="10"/>
                <w:szCs w:val="10"/>
              </w:rPr>
              <w:t xml:space="preserve"> </w:t>
            </w:r>
          </w:p>
          <w:p w:rsidR="0052091C" w:rsidRDefault="0052091C" w:rsidP="0052091C">
            <w:pPr>
              <w:rPr>
                <w:rFonts w:ascii="Helvetica" w:hAnsi="Helvetica" w:cs="Arial"/>
                <w:color w:val="333333"/>
                <w:sz w:val="10"/>
                <w:szCs w:val="10"/>
              </w:rPr>
            </w:pPr>
            <w:r>
              <w:rPr>
                <w:rStyle w:val="page-numbers"/>
                <w:rFonts w:ascii="Helvetica" w:hAnsi="Helvetica" w:cs="Arial"/>
                <w:color w:val="333333"/>
                <w:sz w:val="10"/>
                <w:szCs w:val="10"/>
              </w:rPr>
              <w:t>1</w:t>
            </w:r>
            <w:r>
              <w:rPr>
                <w:rFonts w:ascii="Helvetica" w:hAnsi="Helvetica" w:cs="Arial"/>
                <w:color w:val="333333"/>
                <w:sz w:val="10"/>
                <w:szCs w:val="10"/>
              </w:rPr>
              <w:t xml:space="preserve"> </w:t>
            </w:r>
            <w:hyperlink r:id="rId184" w:history="1">
              <w:r>
                <w:rPr>
                  <w:rStyle w:val="Hyperlink"/>
                  <w:rFonts w:ascii="Helvetica" w:hAnsi="Helvetica" w:cs="Arial"/>
                  <w:sz w:val="10"/>
                  <w:szCs w:val="10"/>
                </w:rPr>
                <w:t>2</w:t>
              </w:r>
            </w:hyperlink>
            <w:r>
              <w:rPr>
                <w:rFonts w:ascii="Helvetica" w:hAnsi="Helvetica" w:cs="Arial"/>
                <w:color w:val="333333"/>
                <w:sz w:val="10"/>
                <w:szCs w:val="10"/>
              </w:rPr>
              <w:t xml:space="preserve"> </w:t>
            </w:r>
            <w:hyperlink r:id="rId185" w:history="1">
              <w:r>
                <w:rPr>
                  <w:rStyle w:val="Hyperlink"/>
                  <w:rFonts w:ascii="Helvetica" w:hAnsi="Helvetica" w:cs="Arial"/>
                  <w:sz w:val="10"/>
                  <w:szCs w:val="10"/>
                </w:rPr>
                <w:t>3</w:t>
              </w:r>
            </w:hyperlink>
            <w:r>
              <w:rPr>
                <w:rFonts w:ascii="Helvetica" w:hAnsi="Helvetica" w:cs="Arial"/>
                <w:color w:val="333333"/>
                <w:sz w:val="10"/>
                <w:szCs w:val="10"/>
              </w:rPr>
              <w:t xml:space="preserve"> </w:t>
            </w:r>
            <w:r>
              <w:rPr>
                <w:rStyle w:val="page-numbers"/>
                <w:rFonts w:ascii="Helvetica" w:hAnsi="Helvetica" w:cs="Arial"/>
                <w:color w:val="333333"/>
                <w:sz w:val="10"/>
                <w:szCs w:val="10"/>
              </w:rPr>
              <w:t>…</w:t>
            </w:r>
            <w:r>
              <w:rPr>
                <w:rFonts w:ascii="Helvetica" w:hAnsi="Helvetica" w:cs="Arial"/>
                <w:color w:val="333333"/>
                <w:sz w:val="10"/>
                <w:szCs w:val="10"/>
              </w:rPr>
              <w:t xml:space="preserve"> </w:t>
            </w:r>
            <w:hyperlink r:id="rId186" w:history="1">
              <w:r>
                <w:rPr>
                  <w:rStyle w:val="Hyperlink"/>
                  <w:rFonts w:ascii="Helvetica" w:hAnsi="Helvetica" w:cs="Arial"/>
                  <w:sz w:val="10"/>
                  <w:szCs w:val="10"/>
                </w:rPr>
                <w:t>5</w:t>
              </w:r>
            </w:hyperlink>
            <w:r>
              <w:rPr>
                <w:rFonts w:ascii="Helvetica" w:hAnsi="Helvetica" w:cs="Arial"/>
                <w:color w:val="333333"/>
                <w:sz w:val="10"/>
                <w:szCs w:val="10"/>
              </w:rPr>
              <w:t xml:space="preserve"> </w:t>
            </w:r>
            <w:hyperlink r:id="rId187" w:history="1">
              <w:r>
                <w:rPr>
                  <w:rStyle w:val="Hyperlink"/>
                  <w:rFonts w:ascii="Helvetica" w:hAnsi="Helvetica" w:cs="Arial"/>
                  <w:sz w:val="10"/>
                  <w:szCs w:val="10"/>
                </w:rPr>
                <w:t>»</w:t>
              </w:r>
            </w:hyperlink>
          </w:p>
          <w:p w:rsidR="0052091C" w:rsidRDefault="0052091C" w:rsidP="00002EEC">
            <w:pPr>
              <w:pStyle w:val="Heading3"/>
              <w:spacing w:before="0" w:after="102" w:line="180" w:lineRule="atLeast"/>
              <w:jc w:val="center"/>
              <w:outlineLvl w:val="2"/>
              <w:rPr>
                <w:rFonts w:ascii="&amp;quot" w:hAnsi="&amp;quot"/>
                <w:b w:val="0"/>
                <w:bCs w:val="0"/>
                <w:color w:val="616161"/>
                <w:sz w:val="15"/>
                <w:szCs w:val="15"/>
              </w:rPr>
            </w:pPr>
          </w:p>
          <w:p w:rsidR="0052091C" w:rsidRDefault="0052091C" w:rsidP="0052091C">
            <w:pPr>
              <w:pStyle w:val="NormalWeb"/>
              <w:shd w:val="clear" w:color="auto" w:fill="333333"/>
              <w:spacing w:before="0" w:beforeAutospacing="0" w:after="0" w:afterAutospacing="0" w:line="258" w:lineRule="atLeast"/>
              <w:jc w:val="center"/>
              <w:rPr>
                <w:rFonts w:ascii="&amp;quot" w:hAnsi="&amp;quot"/>
                <w:color w:val="F1F1F1"/>
                <w:sz w:val="14"/>
                <w:szCs w:val="14"/>
              </w:rPr>
            </w:pPr>
            <w:r>
              <w:rPr>
                <w:rFonts w:ascii="&amp;quot" w:hAnsi="&amp;quot"/>
                <w:color w:val="F1F1F1"/>
                <w:sz w:val="14"/>
                <w:szCs w:val="14"/>
              </w:rPr>
              <w:t xml:space="preserve">Category: CI / CD / </w:t>
            </w:r>
            <w:proofErr w:type="spellStart"/>
            <w:r>
              <w:rPr>
                <w:rFonts w:ascii="&amp;quot" w:hAnsi="&amp;quot"/>
                <w:color w:val="F1F1F1"/>
                <w:sz w:val="14"/>
                <w:szCs w:val="14"/>
              </w:rPr>
              <w:t>DevOps</w:t>
            </w:r>
            <w:proofErr w:type="spellEnd"/>
            <w:r>
              <w:rPr>
                <w:rFonts w:ascii="&amp;quot" w:hAnsi="&amp;quot"/>
                <w:color w:val="F1F1F1"/>
                <w:sz w:val="14"/>
                <w:szCs w:val="14"/>
              </w:rPr>
              <w:t xml:space="preserve"> </w:t>
            </w:r>
          </w:p>
          <w:p w:rsidR="0052091C" w:rsidRDefault="0052091C" w:rsidP="0052091C">
            <w:pPr>
              <w:rPr>
                <w:rFonts w:ascii="&amp;quot" w:hAnsi="&amp;quot"/>
                <w:color w:val="333333"/>
                <w:sz w:val="10"/>
                <w:szCs w:val="10"/>
              </w:rPr>
            </w:pPr>
            <w:r>
              <w:rPr>
                <w:rFonts w:ascii="&amp;quot" w:hAnsi="&amp;quot"/>
                <w:noProof/>
                <w:color w:val="333333"/>
                <w:sz w:val="10"/>
                <w:szCs w:val="10"/>
              </w:rPr>
              <w:lastRenderedPageBreak/>
              <w:drawing>
                <wp:inline distT="0" distB="0" distL="0" distR="0">
                  <wp:extent cx="6955790" cy="2106295"/>
                  <wp:effectExtent l="19050" t="0" r="0" b="0"/>
                  <wp:docPr id="52" name="Picture 52" descr="docker-container-test-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ocker-container-test-header"/>
                          <pic:cNvPicPr>
                            <a:picLocks noChangeAspect="1" noChangeArrowheads="1"/>
                          </pic:cNvPicPr>
                        </pic:nvPicPr>
                        <pic:blipFill>
                          <a:blip r:embed="rId40" cstate="print"/>
                          <a:srcRect/>
                          <a:stretch>
                            <a:fillRect/>
                          </a:stretch>
                        </pic:blipFill>
                        <pic:spPr bwMode="auto">
                          <a:xfrm>
                            <a:off x="0" y="0"/>
                            <a:ext cx="6955790" cy="2106295"/>
                          </a:xfrm>
                          <a:prstGeom prst="rect">
                            <a:avLst/>
                          </a:prstGeom>
                          <a:noFill/>
                          <a:ln w="9525">
                            <a:noFill/>
                            <a:miter lim="800000"/>
                            <a:headEnd/>
                            <a:tailEnd/>
                          </a:ln>
                        </pic:spPr>
                      </pic:pic>
                    </a:graphicData>
                  </a:graphic>
                </wp:inline>
              </w:drawing>
            </w:r>
          </w:p>
          <w:p w:rsidR="0052091C" w:rsidRDefault="0052091C" w:rsidP="0052091C">
            <w:pPr>
              <w:pStyle w:val="Heading3"/>
              <w:spacing w:before="0" w:after="102" w:line="180" w:lineRule="atLeast"/>
              <w:jc w:val="center"/>
              <w:rPr>
                <w:rFonts w:ascii="&amp;quot" w:hAnsi="&amp;quot"/>
                <w:b w:val="0"/>
                <w:bCs w:val="0"/>
                <w:color w:val="616161"/>
                <w:sz w:val="15"/>
                <w:szCs w:val="15"/>
              </w:rPr>
            </w:pPr>
            <w:hyperlink r:id="rId188" w:history="1">
              <w:r>
                <w:rPr>
                  <w:rStyle w:val="Hyperlink"/>
                  <w:rFonts w:ascii="&amp;quot" w:hAnsi="&amp;quot"/>
                  <w:b w:val="0"/>
                  <w:bCs w:val="0"/>
                  <w:color w:val="616161"/>
                  <w:sz w:val="15"/>
                  <w:szCs w:val="15"/>
                  <w:bdr w:val="none" w:sz="0" w:space="0" w:color="auto" w:frame="1"/>
                </w:rPr>
                <w:t xml:space="preserve">Selenium </w:t>
              </w:r>
              <w:proofErr w:type="spellStart"/>
              <w:r>
                <w:rPr>
                  <w:rStyle w:val="Hyperlink"/>
                  <w:rFonts w:ascii="&amp;quot" w:hAnsi="&amp;quot"/>
                  <w:b w:val="0"/>
                  <w:bCs w:val="0"/>
                  <w:color w:val="616161"/>
                  <w:sz w:val="15"/>
                  <w:szCs w:val="15"/>
                  <w:bdr w:val="none" w:sz="0" w:space="0" w:color="auto" w:frame="1"/>
                </w:rPr>
                <w:t>WebDriver</w:t>
              </w:r>
              <w:proofErr w:type="spellEnd"/>
              <w:r>
                <w:rPr>
                  <w:rStyle w:val="Hyperlink"/>
                  <w:rFonts w:ascii="&amp;quot" w:hAnsi="&amp;quot"/>
                  <w:b w:val="0"/>
                  <w:bCs w:val="0"/>
                  <w:color w:val="616161"/>
                  <w:sz w:val="15"/>
                  <w:szCs w:val="15"/>
                  <w:bdr w:val="none" w:sz="0" w:space="0" w:color="auto" w:frame="1"/>
                </w:rPr>
                <w:t xml:space="preserve"> – How </w:t>
              </w:r>
              <w:proofErr w:type="gramStart"/>
              <w:r>
                <w:rPr>
                  <w:rStyle w:val="Hyperlink"/>
                  <w:rFonts w:ascii="&amp;quot" w:hAnsi="&amp;quot"/>
                  <w:b w:val="0"/>
                  <w:bCs w:val="0"/>
                  <w:color w:val="616161"/>
                  <w:sz w:val="15"/>
                  <w:szCs w:val="15"/>
                  <w:bdr w:val="none" w:sz="0" w:space="0" w:color="auto" w:frame="1"/>
                </w:rPr>
                <w:t>To</w:t>
              </w:r>
              <w:proofErr w:type="gramEnd"/>
              <w:r>
                <w:rPr>
                  <w:rStyle w:val="Hyperlink"/>
                  <w:rFonts w:ascii="&amp;quot" w:hAnsi="&amp;quot"/>
                  <w:b w:val="0"/>
                  <w:bCs w:val="0"/>
                  <w:color w:val="616161"/>
                  <w:sz w:val="15"/>
                  <w:szCs w:val="15"/>
                  <w:bdr w:val="none" w:sz="0" w:space="0" w:color="auto" w:frame="1"/>
                </w:rPr>
                <w:t xml:space="preserve"> Run Automated Tests Inside A </w:t>
              </w:r>
              <w:proofErr w:type="spellStart"/>
              <w:r>
                <w:rPr>
                  <w:rStyle w:val="Hyperlink"/>
                  <w:rFonts w:ascii="&amp;quot" w:hAnsi="&amp;quot"/>
                  <w:b w:val="0"/>
                  <w:bCs w:val="0"/>
                  <w:color w:val="616161"/>
                  <w:sz w:val="15"/>
                  <w:szCs w:val="15"/>
                  <w:bdr w:val="none" w:sz="0" w:space="0" w:color="auto" w:frame="1"/>
                </w:rPr>
                <w:t>Docker</w:t>
              </w:r>
              <w:proofErr w:type="spellEnd"/>
              <w:r>
                <w:rPr>
                  <w:rStyle w:val="Hyperlink"/>
                  <w:rFonts w:ascii="&amp;quot" w:hAnsi="&amp;quot"/>
                  <w:b w:val="0"/>
                  <w:bCs w:val="0"/>
                  <w:color w:val="616161"/>
                  <w:sz w:val="15"/>
                  <w:szCs w:val="15"/>
                  <w:bdr w:val="none" w:sz="0" w:space="0" w:color="auto" w:frame="1"/>
                </w:rPr>
                <w:t xml:space="preserve"> Container – Part 1</w:t>
              </w:r>
            </w:hyperlink>
          </w:p>
          <w:p w:rsidR="0052091C" w:rsidRDefault="0052091C" w:rsidP="0052091C">
            <w:pPr>
              <w:shd w:val="clear" w:color="auto" w:fill="FFFFFF"/>
              <w:jc w:val="center"/>
              <w:rPr>
                <w:rFonts w:ascii="&amp;quot" w:hAnsi="&amp;quot"/>
                <w:color w:val="333333"/>
                <w:sz w:val="10"/>
                <w:szCs w:val="10"/>
              </w:rPr>
            </w:pPr>
            <w:r>
              <w:rPr>
                <w:rStyle w:val="entry-date"/>
                <w:rFonts w:ascii="&amp;quot" w:hAnsi="&amp;quot"/>
                <w:color w:val="333333"/>
                <w:sz w:val="10"/>
                <w:szCs w:val="10"/>
              </w:rPr>
              <w:t>August 21, 2017</w:t>
            </w:r>
            <w:r>
              <w:rPr>
                <w:rFonts w:ascii="&amp;quot" w:hAnsi="&amp;quot"/>
                <w:color w:val="333333"/>
                <w:sz w:val="10"/>
                <w:szCs w:val="10"/>
              </w:rPr>
              <w:t xml:space="preserve"> </w:t>
            </w:r>
            <w:hyperlink r:id="rId189" w:anchor="comments" w:history="1">
              <w:r>
                <w:rPr>
                  <w:rStyle w:val="Hyperlink"/>
                  <w:rFonts w:ascii="&amp;quot" w:hAnsi="&amp;quot"/>
                  <w:color w:val="616161"/>
                  <w:sz w:val="10"/>
                  <w:szCs w:val="10"/>
                  <w:bdr w:val="none" w:sz="0" w:space="0" w:color="auto" w:frame="1"/>
                </w:rPr>
                <w:t>37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52091C" w:rsidRDefault="0052091C" w:rsidP="0052091C">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 xml:space="preserve">Overview: </w:t>
            </w:r>
            <w:proofErr w:type="spellStart"/>
            <w:r>
              <w:rPr>
                <w:rFonts w:ascii="&amp;quot" w:hAnsi="&amp;quot"/>
                <w:color w:val="545252"/>
                <w:sz w:val="11"/>
                <w:szCs w:val="11"/>
              </w:rPr>
              <w:t>Testautomationguru</w:t>
            </w:r>
            <w:proofErr w:type="spellEnd"/>
            <w:r>
              <w:rPr>
                <w:rFonts w:ascii="&amp;quot" w:hAnsi="&amp;quot"/>
                <w:color w:val="545252"/>
                <w:sz w:val="11"/>
                <w:szCs w:val="11"/>
              </w:rPr>
              <w:t> already has few </w:t>
            </w:r>
            <w:proofErr w:type="spellStart"/>
            <w:r>
              <w:rPr>
                <w:rFonts w:ascii="&amp;quot" w:hAnsi="&amp;quot"/>
                <w:color w:val="545252"/>
                <w:sz w:val="11"/>
                <w:szCs w:val="11"/>
              </w:rPr>
              <w:t>docker</w:t>
            </w:r>
            <w:proofErr w:type="spellEnd"/>
            <w:r>
              <w:rPr>
                <w:rFonts w:ascii="&amp;quot" w:hAnsi="&amp;quot"/>
                <w:color w:val="545252"/>
                <w:sz w:val="11"/>
                <w:szCs w:val="11"/>
              </w:rPr>
              <w:t xml:space="preserve"> and selenium related articles which talks about setting up the </w:t>
            </w:r>
            <w:proofErr w:type="spellStart"/>
            <w:r>
              <w:rPr>
                <w:rFonts w:ascii="&amp;quot" w:hAnsi="&amp;quot"/>
                <w:color w:val="545252"/>
                <w:sz w:val="11"/>
                <w:szCs w:val="11"/>
              </w:rPr>
              <w:t>dockerized</w:t>
            </w:r>
            <w:proofErr w:type="spellEnd"/>
            <w:r>
              <w:rPr>
                <w:rFonts w:ascii="&amp;quot" w:hAnsi="&amp;quot"/>
                <w:color w:val="545252"/>
                <w:sz w:val="11"/>
                <w:szCs w:val="11"/>
              </w:rPr>
              <w:t xml:space="preserve"> selenium grid. Setting up </w:t>
            </w:r>
            <w:proofErr w:type="spellStart"/>
            <w:r>
              <w:rPr>
                <w:rFonts w:ascii="&amp;quot" w:hAnsi="&amp;quot"/>
                <w:color w:val="545252"/>
                <w:sz w:val="11"/>
                <w:szCs w:val="11"/>
              </w:rPr>
              <w:t>Dockerized</w:t>
            </w:r>
            <w:proofErr w:type="spellEnd"/>
            <w:r>
              <w:rPr>
                <w:rFonts w:ascii="&amp;quot" w:hAnsi="&amp;quot"/>
                <w:color w:val="545252"/>
                <w:sz w:val="11"/>
                <w:szCs w:val="11"/>
              </w:rPr>
              <w:t xml:space="preserve"> Selenium grid. Managing </w:t>
            </w:r>
            <w:proofErr w:type="spellStart"/>
            <w:r>
              <w:rPr>
                <w:rFonts w:ascii="&amp;quot" w:hAnsi="&amp;quot"/>
                <w:color w:val="545252"/>
                <w:sz w:val="11"/>
                <w:szCs w:val="11"/>
              </w:rPr>
              <w:t>Dockerized</w:t>
            </w:r>
            <w:proofErr w:type="spellEnd"/>
            <w:r>
              <w:rPr>
                <w:rFonts w:ascii="&amp;quot" w:hAnsi="&amp;quot"/>
                <w:color w:val="545252"/>
                <w:sz w:val="11"/>
                <w:szCs w:val="11"/>
              </w:rPr>
              <w:t xml:space="preserve"> Selenium Grid using </w:t>
            </w:r>
            <w:proofErr w:type="spellStart"/>
            <w:r>
              <w:rPr>
                <w:rFonts w:ascii="&amp;quot" w:hAnsi="&amp;quot"/>
                <w:color w:val="545252"/>
                <w:sz w:val="11"/>
                <w:szCs w:val="11"/>
              </w:rPr>
              <w:t>Arquillian</w:t>
            </w:r>
            <w:proofErr w:type="spellEnd"/>
            <w:r>
              <w:rPr>
                <w:rFonts w:ascii="&amp;quot" w:hAnsi="&amp;quot"/>
                <w:color w:val="545252"/>
                <w:sz w:val="11"/>
                <w:szCs w:val="11"/>
              </w:rPr>
              <w:t xml:space="preserve"> cube. Setting up </w:t>
            </w:r>
            <w:proofErr w:type="spellStart"/>
            <w:r>
              <w:rPr>
                <w:rFonts w:ascii="&amp;quot" w:hAnsi="&amp;quot"/>
                <w:color w:val="545252"/>
                <w:sz w:val="11"/>
                <w:szCs w:val="11"/>
              </w:rPr>
              <w:t>Dockerized</w:t>
            </w:r>
            <w:proofErr w:type="spellEnd"/>
            <w:r>
              <w:rPr>
                <w:rFonts w:ascii="&amp;quot" w:hAnsi="&amp;quot"/>
                <w:color w:val="545252"/>
                <w:sz w:val="11"/>
                <w:szCs w:val="11"/>
              </w:rPr>
              <w:t xml:space="preserve"> Selenium grid in AWS / Cloud using </w:t>
            </w:r>
            <w:proofErr w:type="spellStart"/>
            <w:r>
              <w:rPr>
                <w:rFonts w:ascii="&amp;quot" w:hAnsi="&amp;quot"/>
                <w:color w:val="545252"/>
                <w:sz w:val="11"/>
                <w:szCs w:val="11"/>
              </w:rPr>
              <w:t>RancherOS</w:t>
            </w:r>
            <w:proofErr w:type="spellEnd"/>
            <w:r>
              <w:rPr>
                <w:rFonts w:ascii="&amp;quot" w:hAnsi="&amp;quot"/>
                <w:color w:val="545252"/>
                <w:sz w:val="11"/>
                <w:szCs w:val="11"/>
              </w:rPr>
              <w:t xml:space="preserve"> Even if we have a selenium grid, we still need a host to run our tests – </w:t>
            </w:r>
            <w:proofErr w:type="spellStart"/>
            <w:r>
              <w:rPr>
                <w:rFonts w:ascii="&amp;quot" w:hAnsi="&amp;quot"/>
                <w:color w:val="545252"/>
                <w:sz w:val="11"/>
                <w:szCs w:val="11"/>
              </w:rPr>
              <w:t>ie</w:t>
            </w:r>
            <w:proofErr w:type="spellEnd"/>
            <w:r>
              <w:rPr>
                <w:rFonts w:ascii="&amp;quot" w:hAnsi="&amp;quot"/>
                <w:color w:val="545252"/>
                <w:sz w:val="11"/>
                <w:szCs w:val="11"/>
              </w:rPr>
              <w:t>.. a</w:t>
            </w:r>
          </w:p>
          <w:p w:rsidR="0052091C" w:rsidRDefault="0052091C" w:rsidP="0052091C">
            <w:pPr>
              <w:shd w:val="clear" w:color="auto" w:fill="FFFFFF"/>
              <w:rPr>
                <w:rFonts w:ascii="&amp;quot" w:hAnsi="&amp;quot"/>
                <w:color w:val="333333"/>
                <w:sz w:val="10"/>
                <w:szCs w:val="10"/>
              </w:rPr>
            </w:pPr>
            <w:hyperlink r:id="rId190" w:tooltip="More" w:history="1">
              <w:r>
                <w:rPr>
                  <w:rStyle w:val="button"/>
                  <w:rFonts w:ascii="&amp;quot" w:hAnsi="&amp;quot"/>
                  <w:color w:val="FFFFFF"/>
                  <w:sz w:val="10"/>
                  <w:szCs w:val="10"/>
                  <w:bdr w:val="none" w:sz="0" w:space="0" w:color="auto" w:frame="1"/>
                  <w:shd w:val="clear" w:color="auto" w:fill="FF6644"/>
                </w:rPr>
                <w:t>Read More</w:t>
              </w:r>
              <w:r>
                <w:rPr>
                  <w:rStyle w:val="Hyperlink"/>
                  <w:rFonts w:ascii="&amp;quot" w:hAnsi="&amp;quot"/>
                  <w:color w:val="333333"/>
                  <w:sz w:val="10"/>
                  <w:szCs w:val="10"/>
                  <w:bdr w:val="none" w:sz="0" w:space="0" w:color="auto" w:frame="1"/>
                </w:rPr>
                <w:t xml:space="preserve"> </w:t>
              </w:r>
            </w:hyperlink>
          </w:p>
          <w:p w:rsidR="0052091C" w:rsidRDefault="0052091C" w:rsidP="0052091C">
            <w:pPr>
              <w:pStyle w:val="Heading3"/>
              <w:spacing w:before="0" w:after="102" w:line="180" w:lineRule="atLeast"/>
              <w:jc w:val="center"/>
              <w:rPr>
                <w:rFonts w:ascii="&amp;quot" w:hAnsi="&amp;quot"/>
                <w:b w:val="0"/>
                <w:bCs w:val="0"/>
                <w:color w:val="616161"/>
                <w:sz w:val="15"/>
                <w:szCs w:val="15"/>
              </w:rPr>
            </w:pPr>
            <w:hyperlink r:id="rId191" w:history="1">
              <w:r>
                <w:rPr>
                  <w:rStyle w:val="Hyperlink"/>
                  <w:rFonts w:ascii="&amp;quot" w:hAnsi="&amp;quot"/>
                  <w:b w:val="0"/>
                  <w:bCs w:val="0"/>
                  <w:color w:val="616161"/>
                  <w:sz w:val="15"/>
                  <w:szCs w:val="15"/>
                  <w:bdr w:val="none" w:sz="0" w:space="0" w:color="auto" w:frame="1"/>
                </w:rPr>
                <w:t xml:space="preserve">Selenium </w:t>
              </w:r>
              <w:proofErr w:type="spellStart"/>
              <w:r>
                <w:rPr>
                  <w:rStyle w:val="Hyperlink"/>
                  <w:rFonts w:ascii="&amp;quot" w:hAnsi="&amp;quot"/>
                  <w:b w:val="0"/>
                  <w:bCs w:val="0"/>
                  <w:color w:val="616161"/>
                  <w:sz w:val="15"/>
                  <w:szCs w:val="15"/>
                  <w:bdr w:val="none" w:sz="0" w:space="0" w:color="auto" w:frame="1"/>
                </w:rPr>
                <w:t>WebDriver</w:t>
              </w:r>
              <w:proofErr w:type="spellEnd"/>
              <w:r>
                <w:rPr>
                  <w:rStyle w:val="Hyperlink"/>
                  <w:rFonts w:ascii="&amp;quot" w:hAnsi="&amp;quot"/>
                  <w:b w:val="0"/>
                  <w:bCs w:val="0"/>
                  <w:color w:val="616161"/>
                  <w:sz w:val="15"/>
                  <w:szCs w:val="15"/>
                  <w:bdr w:val="none" w:sz="0" w:space="0" w:color="auto" w:frame="1"/>
                </w:rPr>
                <w:t xml:space="preserve"> – How </w:t>
              </w:r>
              <w:proofErr w:type="gramStart"/>
              <w:r>
                <w:rPr>
                  <w:rStyle w:val="Hyperlink"/>
                  <w:rFonts w:ascii="&amp;quot" w:hAnsi="&amp;quot"/>
                  <w:b w:val="0"/>
                  <w:bCs w:val="0"/>
                  <w:color w:val="616161"/>
                  <w:sz w:val="15"/>
                  <w:szCs w:val="15"/>
                  <w:bdr w:val="none" w:sz="0" w:space="0" w:color="auto" w:frame="1"/>
                </w:rPr>
                <w:t>To</w:t>
              </w:r>
              <w:proofErr w:type="gramEnd"/>
              <w:r>
                <w:rPr>
                  <w:rStyle w:val="Hyperlink"/>
                  <w:rFonts w:ascii="&amp;quot" w:hAnsi="&amp;quot"/>
                  <w:b w:val="0"/>
                  <w:bCs w:val="0"/>
                  <w:color w:val="616161"/>
                  <w:sz w:val="15"/>
                  <w:szCs w:val="15"/>
                  <w:bdr w:val="none" w:sz="0" w:space="0" w:color="auto" w:frame="1"/>
                </w:rPr>
                <w:t xml:space="preserve"> Set Up </w:t>
              </w:r>
              <w:proofErr w:type="spellStart"/>
              <w:r>
                <w:rPr>
                  <w:rStyle w:val="Hyperlink"/>
                  <w:rFonts w:ascii="&amp;quot" w:hAnsi="&amp;quot"/>
                  <w:b w:val="0"/>
                  <w:bCs w:val="0"/>
                  <w:color w:val="616161"/>
                  <w:sz w:val="15"/>
                  <w:szCs w:val="15"/>
                  <w:bdr w:val="none" w:sz="0" w:space="0" w:color="auto" w:frame="1"/>
                </w:rPr>
                <w:t>Dockerized</w:t>
              </w:r>
              <w:proofErr w:type="spellEnd"/>
              <w:r>
                <w:rPr>
                  <w:rStyle w:val="Hyperlink"/>
                  <w:rFonts w:ascii="&amp;quot" w:hAnsi="&amp;quot"/>
                  <w:b w:val="0"/>
                  <w:bCs w:val="0"/>
                  <w:color w:val="616161"/>
                  <w:sz w:val="15"/>
                  <w:szCs w:val="15"/>
                  <w:bdr w:val="none" w:sz="0" w:space="0" w:color="auto" w:frame="1"/>
                </w:rPr>
                <w:t xml:space="preserve"> Selenium Grid in AWS / Cloud</w:t>
              </w:r>
            </w:hyperlink>
          </w:p>
          <w:p w:rsidR="0052091C" w:rsidRDefault="0052091C" w:rsidP="0052091C">
            <w:pPr>
              <w:shd w:val="clear" w:color="auto" w:fill="FFFFFF"/>
              <w:jc w:val="center"/>
              <w:rPr>
                <w:rFonts w:ascii="&amp;quot" w:hAnsi="&amp;quot"/>
                <w:color w:val="333333"/>
                <w:sz w:val="10"/>
                <w:szCs w:val="10"/>
              </w:rPr>
            </w:pPr>
            <w:r>
              <w:rPr>
                <w:rStyle w:val="entry-date"/>
                <w:rFonts w:ascii="&amp;quot" w:hAnsi="&amp;quot"/>
                <w:color w:val="333333"/>
                <w:sz w:val="10"/>
                <w:szCs w:val="10"/>
              </w:rPr>
              <w:t>August 14, 2017</w:t>
            </w:r>
            <w:r>
              <w:rPr>
                <w:rFonts w:ascii="&amp;quot" w:hAnsi="&amp;quot"/>
                <w:color w:val="333333"/>
                <w:sz w:val="10"/>
                <w:szCs w:val="10"/>
              </w:rPr>
              <w:t xml:space="preserve"> </w:t>
            </w:r>
            <w:hyperlink r:id="rId192" w:anchor="comments" w:history="1">
              <w:r>
                <w:rPr>
                  <w:rStyle w:val="Hyperlink"/>
                  <w:rFonts w:ascii="&amp;quot" w:hAnsi="&amp;quot"/>
                  <w:color w:val="616161"/>
                  <w:sz w:val="10"/>
                  <w:szCs w:val="10"/>
                  <w:bdr w:val="none" w:sz="0" w:space="0" w:color="auto" w:frame="1"/>
                </w:rPr>
                <w:t>1 comment</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52091C" w:rsidRDefault="0052091C" w:rsidP="0052091C">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 xml:space="preserve">Overview: We already have seen setting up </w:t>
            </w:r>
            <w:proofErr w:type="spellStart"/>
            <w:r>
              <w:rPr>
                <w:rFonts w:ascii="&amp;quot" w:hAnsi="&amp;quot"/>
                <w:color w:val="545252"/>
                <w:sz w:val="11"/>
                <w:szCs w:val="11"/>
              </w:rPr>
              <w:t>JMeter</w:t>
            </w:r>
            <w:proofErr w:type="spellEnd"/>
            <w:r>
              <w:rPr>
                <w:rFonts w:ascii="&amp;quot" w:hAnsi="&amp;quot"/>
                <w:color w:val="545252"/>
                <w:sz w:val="11"/>
                <w:szCs w:val="11"/>
              </w:rPr>
              <w:t xml:space="preserve"> Distributed Infrastructure using </w:t>
            </w:r>
            <w:proofErr w:type="spellStart"/>
            <w:r>
              <w:rPr>
                <w:rFonts w:ascii="&amp;quot" w:hAnsi="&amp;quot"/>
                <w:color w:val="545252"/>
                <w:sz w:val="11"/>
                <w:szCs w:val="11"/>
              </w:rPr>
              <w:t>RancherOS</w:t>
            </w:r>
            <w:proofErr w:type="spellEnd"/>
            <w:r>
              <w:rPr>
                <w:rFonts w:ascii="&amp;quot" w:hAnsi="&amp;quot"/>
                <w:color w:val="545252"/>
                <w:sz w:val="11"/>
                <w:szCs w:val="11"/>
              </w:rPr>
              <w:t xml:space="preserve">.  We will see how to manage </w:t>
            </w:r>
            <w:proofErr w:type="spellStart"/>
            <w:r>
              <w:rPr>
                <w:rFonts w:ascii="&amp;quot" w:hAnsi="&amp;quot"/>
                <w:color w:val="545252"/>
                <w:sz w:val="11"/>
                <w:szCs w:val="11"/>
              </w:rPr>
              <w:t>dockerized</w:t>
            </w:r>
            <w:proofErr w:type="spellEnd"/>
            <w:r>
              <w:rPr>
                <w:rFonts w:ascii="&amp;quot" w:hAnsi="&amp;quot"/>
                <w:color w:val="545252"/>
                <w:sz w:val="11"/>
                <w:szCs w:val="11"/>
              </w:rPr>
              <w:t xml:space="preserve"> selenium grid using </w:t>
            </w:r>
            <w:proofErr w:type="spellStart"/>
            <w:r>
              <w:rPr>
                <w:rFonts w:ascii="&amp;quot" w:hAnsi="&amp;quot"/>
                <w:color w:val="545252"/>
                <w:sz w:val="11"/>
                <w:szCs w:val="11"/>
              </w:rPr>
              <w:t>RancherOS</w:t>
            </w:r>
            <w:proofErr w:type="spellEnd"/>
            <w:r>
              <w:rPr>
                <w:rFonts w:ascii="&amp;quot" w:hAnsi="&amp;quot"/>
                <w:color w:val="545252"/>
                <w:sz w:val="11"/>
                <w:szCs w:val="11"/>
              </w:rPr>
              <w:t>. Rancher helps us to set up the grid in the local machine / AWS / any cloud. I would suggest you to read the above article on setting up the Rancher UI</w:t>
            </w:r>
          </w:p>
          <w:p w:rsidR="0052091C" w:rsidRDefault="0052091C" w:rsidP="0052091C">
            <w:pPr>
              <w:shd w:val="clear" w:color="auto" w:fill="FFFFFF"/>
              <w:rPr>
                <w:rFonts w:ascii="&amp;quot" w:hAnsi="&amp;quot"/>
                <w:color w:val="333333"/>
                <w:sz w:val="10"/>
                <w:szCs w:val="10"/>
              </w:rPr>
            </w:pPr>
            <w:hyperlink r:id="rId193" w:tooltip="More" w:history="1">
              <w:r>
                <w:rPr>
                  <w:rStyle w:val="button"/>
                  <w:rFonts w:ascii="&amp;quot" w:hAnsi="&amp;quot"/>
                  <w:color w:val="FFFFFF"/>
                  <w:sz w:val="10"/>
                  <w:szCs w:val="10"/>
                  <w:bdr w:val="none" w:sz="0" w:space="0" w:color="auto" w:frame="1"/>
                  <w:shd w:val="clear" w:color="auto" w:fill="FF6644"/>
                </w:rPr>
                <w:t>Read More</w:t>
              </w:r>
              <w:r>
                <w:rPr>
                  <w:rStyle w:val="Hyperlink"/>
                  <w:rFonts w:ascii="&amp;quot" w:hAnsi="&amp;quot"/>
                  <w:color w:val="333333"/>
                  <w:sz w:val="10"/>
                  <w:szCs w:val="10"/>
                  <w:bdr w:val="none" w:sz="0" w:space="0" w:color="auto" w:frame="1"/>
                </w:rPr>
                <w:t xml:space="preserve"> </w:t>
              </w:r>
            </w:hyperlink>
          </w:p>
          <w:p w:rsidR="0052091C" w:rsidRDefault="0052091C" w:rsidP="0052091C">
            <w:pPr>
              <w:pStyle w:val="Heading3"/>
              <w:spacing w:before="0" w:after="102" w:line="180" w:lineRule="atLeast"/>
              <w:jc w:val="center"/>
              <w:rPr>
                <w:rFonts w:ascii="&amp;quot" w:hAnsi="&amp;quot"/>
                <w:b w:val="0"/>
                <w:bCs w:val="0"/>
                <w:color w:val="616161"/>
                <w:sz w:val="15"/>
                <w:szCs w:val="15"/>
              </w:rPr>
            </w:pPr>
            <w:hyperlink r:id="rId194" w:history="1">
              <w:proofErr w:type="spellStart"/>
              <w:r>
                <w:rPr>
                  <w:rStyle w:val="Hyperlink"/>
                  <w:rFonts w:ascii="&amp;quot" w:hAnsi="&amp;quot"/>
                  <w:b w:val="0"/>
                  <w:bCs w:val="0"/>
                  <w:color w:val="616161"/>
                  <w:sz w:val="15"/>
                  <w:szCs w:val="15"/>
                  <w:bdr w:val="none" w:sz="0" w:space="0" w:color="auto" w:frame="1"/>
                </w:rPr>
                <w:t>JMeter</w:t>
              </w:r>
              <w:proofErr w:type="spellEnd"/>
              <w:r>
                <w:rPr>
                  <w:rStyle w:val="Hyperlink"/>
                  <w:rFonts w:ascii="&amp;quot" w:hAnsi="&amp;quot"/>
                  <w:b w:val="0"/>
                  <w:bCs w:val="0"/>
                  <w:color w:val="616161"/>
                  <w:sz w:val="15"/>
                  <w:szCs w:val="15"/>
                  <w:bdr w:val="none" w:sz="0" w:space="0" w:color="auto" w:frame="1"/>
                </w:rPr>
                <w:t xml:space="preserve"> – How To Add </w:t>
              </w:r>
              <w:proofErr w:type="spellStart"/>
              <w:r>
                <w:rPr>
                  <w:rStyle w:val="Hyperlink"/>
                  <w:rFonts w:ascii="&amp;quot" w:hAnsi="&amp;quot"/>
                  <w:b w:val="0"/>
                  <w:bCs w:val="0"/>
                  <w:color w:val="616161"/>
                  <w:sz w:val="15"/>
                  <w:szCs w:val="15"/>
                  <w:bdr w:val="none" w:sz="0" w:space="0" w:color="auto" w:frame="1"/>
                </w:rPr>
                <w:t>Grafana</w:t>
              </w:r>
              <w:proofErr w:type="spellEnd"/>
              <w:r>
                <w:rPr>
                  <w:rStyle w:val="Hyperlink"/>
                  <w:rFonts w:ascii="&amp;quot" w:hAnsi="&amp;quot"/>
                  <w:b w:val="0"/>
                  <w:bCs w:val="0"/>
                  <w:color w:val="616161"/>
                  <w:sz w:val="15"/>
                  <w:szCs w:val="15"/>
                  <w:bdr w:val="none" w:sz="0" w:space="0" w:color="auto" w:frame="1"/>
                </w:rPr>
                <w:t xml:space="preserve"> Real Time Results </w:t>
              </w:r>
              <w:proofErr w:type="gramStart"/>
              <w:r>
                <w:rPr>
                  <w:rStyle w:val="Hyperlink"/>
                  <w:rFonts w:ascii="&amp;quot" w:hAnsi="&amp;quot"/>
                  <w:b w:val="0"/>
                  <w:bCs w:val="0"/>
                  <w:color w:val="616161"/>
                  <w:sz w:val="15"/>
                  <w:szCs w:val="15"/>
                  <w:bdr w:val="none" w:sz="0" w:space="0" w:color="auto" w:frame="1"/>
                </w:rPr>
                <w:t>In</w:t>
              </w:r>
              <w:proofErr w:type="gramEnd"/>
              <w:r>
                <w:rPr>
                  <w:rStyle w:val="Hyperlink"/>
                  <w:rFonts w:ascii="&amp;quot" w:hAnsi="&amp;quot"/>
                  <w:b w:val="0"/>
                  <w:bCs w:val="0"/>
                  <w:color w:val="616161"/>
                  <w:sz w:val="15"/>
                  <w:szCs w:val="15"/>
                  <w:bdr w:val="none" w:sz="0" w:space="0" w:color="auto" w:frame="1"/>
                </w:rPr>
                <w:t xml:space="preserve"> Jenkins Build Description</w:t>
              </w:r>
            </w:hyperlink>
          </w:p>
          <w:p w:rsidR="0052091C" w:rsidRDefault="0052091C" w:rsidP="0052091C">
            <w:pPr>
              <w:shd w:val="clear" w:color="auto" w:fill="FFFFFF"/>
              <w:jc w:val="center"/>
              <w:rPr>
                <w:rFonts w:ascii="&amp;quot" w:hAnsi="&amp;quot"/>
                <w:color w:val="333333"/>
                <w:sz w:val="10"/>
                <w:szCs w:val="10"/>
              </w:rPr>
            </w:pPr>
            <w:r>
              <w:rPr>
                <w:rStyle w:val="entry-date"/>
                <w:rFonts w:ascii="&amp;quot" w:hAnsi="&amp;quot"/>
                <w:color w:val="333333"/>
                <w:sz w:val="10"/>
                <w:szCs w:val="10"/>
              </w:rPr>
              <w:t>July 24, 2017</w:t>
            </w:r>
            <w:r>
              <w:rPr>
                <w:rFonts w:ascii="&amp;quot" w:hAnsi="&amp;quot"/>
                <w:color w:val="333333"/>
                <w:sz w:val="10"/>
                <w:szCs w:val="10"/>
              </w:rPr>
              <w:t xml:space="preserve"> </w:t>
            </w:r>
            <w:hyperlink r:id="rId195" w:anchor="comments" w:history="1">
              <w:r>
                <w:rPr>
                  <w:rStyle w:val="Hyperlink"/>
                  <w:rFonts w:ascii="&amp;quot" w:hAnsi="&amp;quot"/>
                  <w:color w:val="616161"/>
                  <w:sz w:val="10"/>
                  <w:szCs w:val="10"/>
                  <w:bdr w:val="none" w:sz="0" w:space="0" w:color="auto" w:frame="1"/>
                </w:rPr>
                <w:t>8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52091C" w:rsidRDefault="0052091C" w:rsidP="0052091C">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 xml:space="preserve">Overview: </w:t>
            </w:r>
            <w:proofErr w:type="spellStart"/>
            <w:r>
              <w:rPr>
                <w:rFonts w:ascii="&amp;quot" w:hAnsi="&amp;quot"/>
                <w:color w:val="545252"/>
                <w:sz w:val="11"/>
                <w:szCs w:val="11"/>
              </w:rPr>
              <w:t>Testautomationguru</w:t>
            </w:r>
            <w:proofErr w:type="spellEnd"/>
            <w:r>
              <w:rPr>
                <w:rFonts w:ascii="&amp;quot" w:hAnsi="&amp;quot"/>
                <w:color w:val="545252"/>
                <w:sz w:val="11"/>
                <w:szCs w:val="11"/>
              </w:rPr>
              <w:t xml:space="preserve"> already has released few detailed articles on creating real time results during Performance Testing. If you have not read them before, I would suggest you to check them out first. </w:t>
            </w:r>
            <w:proofErr w:type="spellStart"/>
            <w:r>
              <w:rPr>
                <w:rFonts w:ascii="&amp;quot" w:hAnsi="&amp;quot"/>
                <w:color w:val="545252"/>
                <w:sz w:val="11"/>
                <w:szCs w:val="11"/>
              </w:rPr>
              <w:t>JMeter</w:t>
            </w:r>
            <w:proofErr w:type="spellEnd"/>
            <w:r>
              <w:rPr>
                <w:rFonts w:ascii="&amp;quot" w:hAnsi="&amp;quot"/>
                <w:color w:val="545252"/>
                <w:sz w:val="11"/>
                <w:szCs w:val="11"/>
              </w:rPr>
              <w:t xml:space="preserve"> Real Time Results – Basic Setup </w:t>
            </w:r>
            <w:proofErr w:type="spellStart"/>
            <w:r>
              <w:rPr>
                <w:rFonts w:ascii="&amp;quot" w:hAnsi="&amp;quot"/>
                <w:color w:val="545252"/>
                <w:sz w:val="11"/>
                <w:szCs w:val="11"/>
              </w:rPr>
              <w:t>JMeter</w:t>
            </w:r>
            <w:proofErr w:type="spellEnd"/>
            <w:r>
              <w:rPr>
                <w:rFonts w:ascii="&amp;quot" w:hAnsi="&amp;quot"/>
                <w:color w:val="545252"/>
                <w:sz w:val="11"/>
                <w:szCs w:val="11"/>
              </w:rPr>
              <w:t xml:space="preserve"> Real Time Results – Advanced Setup for multiple projects </w:t>
            </w:r>
            <w:proofErr w:type="spellStart"/>
            <w:r>
              <w:rPr>
                <w:rFonts w:ascii="&amp;quot" w:hAnsi="&amp;quot"/>
                <w:color w:val="545252"/>
                <w:sz w:val="11"/>
                <w:szCs w:val="11"/>
              </w:rPr>
              <w:t>JMeter</w:t>
            </w:r>
            <w:proofErr w:type="spellEnd"/>
            <w:r>
              <w:rPr>
                <w:rFonts w:ascii="&amp;quot" w:hAnsi="&amp;quot"/>
                <w:color w:val="545252"/>
                <w:sz w:val="11"/>
                <w:szCs w:val="11"/>
              </w:rPr>
              <w:t xml:space="preserve"> – Server Performance Monitoring </w:t>
            </w:r>
            <w:proofErr w:type="spellStart"/>
            <w:r>
              <w:rPr>
                <w:rFonts w:ascii="&amp;quot" w:hAnsi="&amp;quot"/>
                <w:color w:val="545252"/>
                <w:sz w:val="11"/>
                <w:szCs w:val="11"/>
              </w:rPr>
              <w:t>JMeter</w:t>
            </w:r>
            <w:proofErr w:type="spellEnd"/>
          </w:p>
          <w:p w:rsidR="0052091C" w:rsidRDefault="0052091C" w:rsidP="0052091C">
            <w:pPr>
              <w:shd w:val="clear" w:color="auto" w:fill="FFFFFF"/>
              <w:rPr>
                <w:rFonts w:ascii="&amp;quot" w:hAnsi="&amp;quot"/>
                <w:color w:val="333333"/>
                <w:sz w:val="10"/>
                <w:szCs w:val="10"/>
              </w:rPr>
            </w:pPr>
            <w:hyperlink r:id="rId196" w:tooltip="More" w:history="1">
              <w:r>
                <w:rPr>
                  <w:rStyle w:val="button"/>
                  <w:rFonts w:ascii="&amp;quot" w:hAnsi="&amp;quot"/>
                  <w:color w:val="FFFFFF"/>
                  <w:sz w:val="10"/>
                  <w:szCs w:val="10"/>
                  <w:bdr w:val="none" w:sz="0" w:space="0" w:color="auto" w:frame="1"/>
                  <w:shd w:val="clear" w:color="auto" w:fill="FF6644"/>
                </w:rPr>
                <w:t>Read More</w:t>
              </w:r>
              <w:r>
                <w:rPr>
                  <w:rStyle w:val="Hyperlink"/>
                  <w:rFonts w:ascii="&amp;quot" w:hAnsi="&amp;quot"/>
                  <w:color w:val="333333"/>
                  <w:sz w:val="10"/>
                  <w:szCs w:val="10"/>
                  <w:bdr w:val="none" w:sz="0" w:space="0" w:color="auto" w:frame="1"/>
                </w:rPr>
                <w:t xml:space="preserve"> </w:t>
              </w:r>
            </w:hyperlink>
          </w:p>
          <w:p w:rsidR="0052091C" w:rsidRDefault="0052091C" w:rsidP="0052091C">
            <w:pPr>
              <w:rPr>
                <w:rFonts w:ascii="&amp;quot" w:hAnsi="&amp;quot"/>
                <w:color w:val="333333"/>
                <w:sz w:val="10"/>
                <w:szCs w:val="10"/>
              </w:rPr>
            </w:pPr>
            <w:r>
              <w:rPr>
                <w:rFonts w:ascii="&amp;quot" w:hAnsi="&amp;quot"/>
                <w:noProof/>
                <w:color w:val="333333"/>
                <w:sz w:val="10"/>
                <w:szCs w:val="10"/>
              </w:rPr>
              <w:drawing>
                <wp:inline distT="0" distB="0" distL="0" distR="0">
                  <wp:extent cx="8953500" cy="4086860"/>
                  <wp:effectExtent l="19050" t="0" r="0" b="0"/>
                  <wp:docPr id="53" name="Picture 53" descr="logo_zalenium_w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ogo_zalenium_wide"/>
                          <pic:cNvPicPr>
                            <a:picLocks noChangeAspect="1" noChangeArrowheads="1"/>
                          </pic:cNvPicPr>
                        </pic:nvPicPr>
                        <pic:blipFill>
                          <a:blip r:embed="rId22" cstate="print"/>
                          <a:srcRect/>
                          <a:stretch>
                            <a:fillRect/>
                          </a:stretch>
                        </pic:blipFill>
                        <pic:spPr bwMode="auto">
                          <a:xfrm>
                            <a:off x="0" y="0"/>
                            <a:ext cx="8953500" cy="4086860"/>
                          </a:xfrm>
                          <a:prstGeom prst="rect">
                            <a:avLst/>
                          </a:prstGeom>
                          <a:noFill/>
                          <a:ln w="9525">
                            <a:noFill/>
                            <a:miter lim="800000"/>
                            <a:headEnd/>
                            <a:tailEnd/>
                          </a:ln>
                        </pic:spPr>
                      </pic:pic>
                    </a:graphicData>
                  </a:graphic>
                </wp:inline>
              </w:drawing>
            </w:r>
          </w:p>
          <w:p w:rsidR="0052091C" w:rsidRDefault="0052091C" w:rsidP="0052091C">
            <w:pPr>
              <w:pStyle w:val="Heading3"/>
              <w:spacing w:before="0" w:after="102" w:line="180" w:lineRule="atLeast"/>
              <w:jc w:val="center"/>
              <w:rPr>
                <w:rFonts w:ascii="&amp;quot" w:hAnsi="&amp;quot"/>
                <w:b w:val="0"/>
                <w:bCs w:val="0"/>
                <w:color w:val="616161"/>
                <w:sz w:val="15"/>
                <w:szCs w:val="15"/>
              </w:rPr>
            </w:pPr>
            <w:hyperlink r:id="rId197" w:history="1">
              <w:r>
                <w:rPr>
                  <w:rStyle w:val="Hyperlink"/>
                  <w:rFonts w:ascii="&amp;quot" w:hAnsi="&amp;quot"/>
                  <w:b w:val="0"/>
                  <w:bCs w:val="0"/>
                  <w:color w:val="616161"/>
                  <w:sz w:val="15"/>
                  <w:szCs w:val="15"/>
                  <w:bdr w:val="none" w:sz="0" w:space="0" w:color="auto" w:frame="1"/>
                </w:rPr>
                <w:t xml:space="preserve">Selenium </w:t>
              </w:r>
              <w:proofErr w:type="spellStart"/>
              <w:r>
                <w:rPr>
                  <w:rStyle w:val="Hyperlink"/>
                  <w:rFonts w:ascii="&amp;quot" w:hAnsi="&amp;quot"/>
                  <w:b w:val="0"/>
                  <w:bCs w:val="0"/>
                  <w:color w:val="616161"/>
                  <w:sz w:val="15"/>
                  <w:szCs w:val="15"/>
                  <w:bdr w:val="none" w:sz="0" w:space="0" w:color="auto" w:frame="1"/>
                </w:rPr>
                <w:t>WebDriver</w:t>
              </w:r>
              <w:proofErr w:type="spellEnd"/>
              <w:r>
                <w:rPr>
                  <w:rStyle w:val="Hyperlink"/>
                  <w:rFonts w:ascii="&amp;quot" w:hAnsi="&amp;quot"/>
                  <w:b w:val="0"/>
                  <w:bCs w:val="0"/>
                  <w:color w:val="616161"/>
                  <w:sz w:val="15"/>
                  <w:szCs w:val="15"/>
                  <w:bdr w:val="none" w:sz="0" w:space="0" w:color="auto" w:frame="1"/>
                </w:rPr>
                <w:t xml:space="preserve"> – Disposable Selenium Grid Infrastructure Setup using </w:t>
              </w:r>
              <w:proofErr w:type="spellStart"/>
              <w:r>
                <w:rPr>
                  <w:rStyle w:val="Hyperlink"/>
                  <w:rFonts w:ascii="&amp;quot" w:hAnsi="&amp;quot"/>
                  <w:b w:val="0"/>
                  <w:bCs w:val="0"/>
                  <w:color w:val="616161"/>
                  <w:sz w:val="15"/>
                  <w:szCs w:val="15"/>
                  <w:bdr w:val="none" w:sz="0" w:space="0" w:color="auto" w:frame="1"/>
                </w:rPr>
                <w:t>Zalenium</w:t>
              </w:r>
              <w:proofErr w:type="spellEnd"/>
            </w:hyperlink>
          </w:p>
          <w:p w:rsidR="0052091C" w:rsidRDefault="0052091C" w:rsidP="0052091C">
            <w:pPr>
              <w:shd w:val="clear" w:color="auto" w:fill="FFFFFF"/>
              <w:jc w:val="center"/>
              <w:rPr>
                <w:rFonts w:ascii="&amp;quot" w:hAnsi="&amp;quot"/>
                <w:color w:val="333333"/>
                <w:sz w:val="10"/>
                <w:szCs w:val="10"/>
              </w:rPr>
            </w:pPr>
            <w:r>
              <w:rPr>
                <w:rStyle w:val="entry-date"/>
                <w:rFonts w:ascii="&amp;quot" w:hAnsi="&amp;quot"/>
                <w:color w:val="333333"/>
                <w:sz w:val="10"/>
                <w:szCs w:val="10"/>
              </w:rPr>
              <w:t>May 29, 2017</w:t>
            </w:r>
            <w:r>
              <w:rPr>
                <w:rFonts w:ascii="&amp;quot" w:hAnsi="&amp;quot"/>
                <w:color w:val="333333"/>
                <w:sz w:val="10"/>
                <w:szCs w:val="10"/>
              </w:rPr>
              <w:t xml:space="preserve"> </w:t>
            </w:r>
            <w:hyperlink r:id="rId198" w:anchor="respond" w:history="1">
              <w:r>
                <w:rPr>
                  <w:rStyle w:val="Hyperlink"/>
                  <w:rFonts w:ascii="&amp;quot" w:hAnsi="&amp;quot"/>
                  <w:color w:val="616161"/>
                  <w:sz w:val="10"/>
                  <w:szCs w:val="10"/>
                  <w:bdr w:val="none" w:sz="0" w:space="0" w:color="auto" w:frame="1"/>
                </w:rPr>
                <w:t>No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52091C" w:rsidRDefault="0052091C" w:rsidP="0052091C">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 xml:space="preserve">Overview: We already have seen the challenges related to setting up the Selenium Grid infrastructure and how </w:t>
            </w:r>
            <w:proofErr w:type="spellStart"/>
            <w:r>
              <w:rPr>
                <w:rFonts w:ascii="&amp;quot" w:hAnsi="&amp;quot"/>
                <w:color w:val="545252"/>
                <w:sz w:val="11"/>
                <w:szCs w:val="11"/>
              </w:rPr>
              <w:t>docker</w:t>
            </w:r>
            <w:proofErr w:type="spellEnd"/>
            <w:r>
              <w:rPr>
                <w:rFonts w:ascii="&amp;quot" w:hAnsi="&amp;quot"/>
                <w:color w:val="545252"/>
                <w:sz w:val="11"/>
                <w:szCs w:val="11"/>
              </w:rPr>
              <w:t xml:space="preserve"> helps us in setting up a flexible/disposable/highly scalable selenium grid within few seconds in these articles below. </w:t>
            </w:r>
            <w:proofErr w:type="spellStart"/>
            <w:r>
              <w:rPr>
                <w:rFonts w:ascii="&amp;quot" w:hAnsi="&amp;quot"/>
                <w:color w:val="545252"/>
                <w:sz w:val="11"/>
                <w:szCs w:val="11"/>
              </w:rPr>
              <w:t>Docker</w:t>
            </w:r>
            <w:proofErr w:type="spellEnd"/>
            <w:r>
              <w:rPr>
                <w:rFonts w:ascii="&amp;quot" w:hAnsi="&amp;quot"/>
                <w:color w:val="545252"/>
                <w:sz w:val="11"/>
                <w:szCs w:val="11"/>
              </w:rPr>
              <w:t xml:space="preserve"> – Selenium Grid Setup </w:t>
            </w:r>
            <w:proofErr w:type="spellStart"/>
            <w:r>
              <w:rPr>
                <w:rFonts w:ascii="&amp;quot" w:hAnsi="&amp;quot"/>
                <w:color w:val="545252"/>
                <w:sz w:val="11"/>
                <w:szCs w:val="11"/>
              </w:rPr>
              <w:t>Arquillian</w:t>
            </w:r>
            <w:proofErr w:type="spellEnd"/>
            <w:r>
              <w:rPr>
                <w:rFonts w:ascii="&amp;quot" w:hAnsi="&amp;quot"/>
                <w:color w:val="545252"/>
                <w:sz w:val="11"/>
                <w:szCs w:val="11"/>
              </w:rPr>
              <w:t xml:space="preserve"> Cube – Managing </w:t>
            </w:r>
            <w:proofErr w:type="spellStart"/>
            <w:r>
              <w:rPr>
                <w:rFonts w:ascii="&amp;quot" w:hAnsi="&amp;quot"/>
                <w:color w:val="545252"/>
                <w:sz w:val="11"/>
                <w:szCs w:val="11"/>
              </w:rPr>
              <w:t>Dockerized</w:t>
            </w:r>
            <w:proofErr w:type="spellEnd"/>
            <w:r>
              <w:rPr>
                <w:rFonts w:ascii="&amp;quot" w:hAnsi="&amp;quot"/>
                <w:color w:val="545252"/>
                <w:sz w:val="11"/>
                <w:szCs w:val="11"/>
              </w:rPr>
              <w:t xml:space="preserve"> Selenium Grid In this article, We will see how </w:t>
            </w:r>
            <w:proofErr w:type="spellStart"/>
            <w:r>
              <w:rPr>
                <w:rFonts w:ascii="&amp;quot" w:hAnsi="&amp;quot"/>
                <w:color w:val="545252"/>
                <w:sz w:val="11"/>
                <w:szCs w:val="11"/>
              </w:rPr>
              <w:t>Zalenium</w:t>
            </w:r>
            <w:proofErr w:type="spellEnd"/>
          </w:p>
          <w:p w:rsidR="0052091C" w:rsidRDefault="0052091C" w:rsidP="0052091C">
            <w:pPr>
              <w:shd w:val="clear" w:color="auto" w:fill="FFFFFF"/>
              <w:rPr>
                <w:rFonts w:ascii="&amp;quot" w:hAnsi="&amp;quot"/>
                <w:color w:val="333333"/>
                <w:sz w:val="10"/>
                <w:szCs w:val="10"/>
              </w:rPr>
            </w:pPr>
            <w:hyperlink r:id="rId199" w:tooltip="More" w:history="1">
              <w:r>
                <w:rPr>
                  <w:rStyle w:val="button"/>
                  <w:rFonts w:ascii="&amp;quot" w:hAnsi="&amp;quot"/>
                  <w:color w:val="FFFFFF"/>
                  <w:sz w:val="10"/>
                  <w:szCs w:val="10"/>
                  <w:bdr w:val="none" w:sz="0" w:space="0" w:color="auto" w:frame="1"/>
                  <w:shd w:val="clear" w:color="auto" w:fill="FF6644"/>
                </w:rPr>
                <w:t>Read More</w:t>
              </w:r>
              <w:r>
                <w:rPr>
                  <w:rStyle w:val="Hyperlink"/>
                  <w:rFonts w:ascii="&amp;quot" w:hAnsi="&amp;quot"/>
                  <w:color w:val="333333"/>
                  <w:sz w:val="10"/>
                  <w:szCs w:val="10"/>
                  <w:bdr w:val="none" w:sz="0" w:space="0" w:color="auto" w:frame="1"/>
                </w:rPr>
                <w:t xml:space="preserve"> </w:t>
              </w:r>
            </w:hyperlink>
          </w:p>
          <w:p w:rsidR="0052091C" w:rsidRDefault="0052091C" w:rsidP="0052091C">
            <w:pPr>
              <w:rPr>
                <w:rFonts w:ascii="&amp;quot" w:hAnsi="&amp;quot"/>
                <w:color w:val="333333"/>
                <w:sz w:val="10"/>
                <w:szCs w:val="10"/>
              </w:rPr>
            </w:pPr>
            <w:r>
              <w:rPr>
                <w:rFonts w:ascii="&amp;quot" w:hAnsi="&amp;quot"/>
                <w:noProof/>
                <w:color w:val="333333"/>
                <w:sz w:val="10"/>
                <w:szCs w:val="10"/>
              </w:rPr>
              <w:drawing>
                <wp:inline distT="0" distB="0" distL="0" distR="0">
                  <wp:extent cx="6457315" cy="1828800"/>
                  <wp:effectExtent l="19050" t="0" r="635" b="0"/>
                  <wp:docPr id="54" name="Picture 54" descr="cube-sel-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be-sel-grid"/>
                          <pic:cNvPicPr>
                            <a:picLocks noChangeAspect="1" noChangeArrowheads="1"/>
                          </pic:cNvPicPr>
                        </pic:nvPicPr>
                        <pic:blipFill>
                          <a:blip r:embed="rId49" cstate="print"/>
                          <a:srcRect/>
                          <a:stretch>
                            <a:fillRect/>
                          </a:stretch>
                        </pic:blipFill>
                        <pic:spPr bwMode="auto">
                          <a:xfrm>
                            <a:off x="0" y="0"/>
                            <a:ext cx="6457315" cy="1828800"/>
                          </a:xfrm>
                          <a:prstGeom prst="rect">
                            <a:avLst/>
                          </a:prstGeom>
                          <a:noFill/>
                          <a:ln w="9525">
                            <a:noFill/>
                            <a:miter lim="800000"/>
                            <a:headEnd/>
                            <a:tailEnd/>
                          </a:ln>
                        </pic:spPr>
                      </pic:pic>
                    </a:graphicData>
                  </a:graphic>
                </wp:inline>
              </w:drawing>
            </w:r>
          </w:p>
          <w:p w:rsidR="0052091C" w:rsidRDefault="0052091C" w:rsidP="0052091C">
            <w:pPr>
              <w:pStyle w:val="Heading3"/>
              <w:spacing w:before="0" w:after="102" w:line="180" w:lineRule="atLeast"/>
              <w:jc w:val="center"/>
              <w:rPr>
                <w:rFonts w:ascii="&amp;quot" w:hAnsi="&amp;quot"/>
                <w:b w:val="0"/>
                <w:bCs w:val="0"/>
                <w:color w:val="616161"/>
                <w:sz w:val="15"/>
                <w:szCs w:val="15"/>
              </w:rPr>
            </w:pPr>
            <w:hyperlink r:id="rId200" w:history="1">
              <w:r>
                <w:rPr>
                  <w:rStyle w:val="Hyperlink"/>
                  <w:rFonts w:ascii="&amp;quot" w:hAnsi="&amp;quot"/>
                  <w:b w:val="0"/>
                  <w:bCs w:val="0"/>
                  <w:color w:val="616161"/>
                  <w:sz w:val="15"/>
                  <w:szCs w:val="15"/>
                  <w:bdr w:val="none" w:sz="0" w:space="0" w:color="auto" w:frame="1"/>
                </w:rPr>
                <w:t xml:space="preserve">Selenium </w:t>
              </w:r>
              <w:proofErr w:type="spellStart"/>
              <w:r>
                <w:rPr>
                  <w:rStyle w:val="Hyperlink"/>
                  <w:rFonts w:ascii="&amp;quot" w:hAnsi="&amp;quot"/>
                  <w:b w:val="0"/>
                  <w:bCs w:val="0"/>
                  <w:color w:val="616161"/>
                  <w:sz w:val="15"/>
                  <w:szCs w:val="15"/>
                  <w:bdr w:val="none" w:sz="0" w:space="0" w:color="auto" w:frame="1"/>
                </w:rPr>
                <w:t>WebDriver</w:t>
              </w:r>
              <w:proofErr w:type="spellEnd"/>
              <w:r>
                <w:rPr>
                  <w:rStyle w:val="Hyperlink"/>
                  <w:rFonts w:ascii="&amp;quot" w:hAnsi="&amp;quot"/>
                  <w:b w:val="0"/>
                  <w:bCs w:val="0"/>
                  <w:color w:val="616161"/>
                  <w:sz w:val="15"/>
                  <w:szCs w:val="15"/>
                  <w:bdr w:val="none" w:sz="0" w:space="0" w:color="auto" w:frame="1"/>
                </w:rPr>
                <w:t xml:space="preserve"> – Managing Selenium Grid Infrastructure using </w:t>
              </w:r>
              <w:proofErr w:type="spellStart"/>
              <w:r>
                <w:rPr>
                  <w:rStyle w:val="Hyperlink"/>
                  <w:rFonts w:ascii="&amp;quot" w:hAnsi="&amp;quot"/>
                  <w:b w:val="0"/>
                  <w:bCs w:val="0"/>
                  <w:color w:val="616161"/>
                  <w:sz w:val="15"/>
                  <w:szCs w:val="15"/>
                  <w:bdr w:val="none" w:sz="0" w:space="0" w:color="auto" w:frame="1"/>
                </w:rPr>
                <w:t>Arquillian</w:t>
              </w:r>
              <w:proofErr w:type="spellEnd"/>
              <w:r>
                <w:rPr>
                  <w:rStyle w:val="Hyperlink"/>
                  <w:rFonts w:ascii="&amp;quot" w:hAnsi="&amp;quot"/>
                  <w:b w:val="0"/>
                  <w:bCs w:val="0"/>
                  <w:color w:val="616161"/>
                  <w:sz w:val="15"/>
                  <w:szCs w:val="15"/>
                  <w:bdr w:val="none" w:sz="0" w:space="0" w:color="auto" w:frame="1"/>
                </w:rPr>
                <w:t xml:space="preserve"> Cube</w:t>
              </w:r>
            </w:hyperlink>
          </w:p>
          <w:p w:rsidR="0052091C" w:rsidRDefault="0052091C" w:rsidP="0052091C">
            <w:pPr>
              <w:shd w:val="clear" w:color="auto" w:fill="FFFFFF"/>
              <w:jc w:val="center"/>
              <w:rPr>
                <w:rFonts w:ascii="&amp;quot" w:hAnsi="&amp;quot"/>
                <w:color w:val="333333"/>
                <w:sz w:val="10"/>
                <w:szCs w:val="10"/>
              </w:rPr>
            </w:pPr>
            <w:r>
              <w:rPr>
                <w:rStyle w:val="entry-date"/>
                <w:rFonts w:ascii="&amp;quot" w:hAnsi="&amp;quot"/>
                <w:color w:val="333333"/>
                <w:sz w:val="10"/>
                <w:szCs w:val="10"/>
              </w:rPr>
              <w:t>April 24, 2017</w:t>
            </w:r>
            <w:r>
              <w:rPr>
                <w:rFonts w:ascii="&amp;quot" w:hAnsi="&amp;quot"/>
                <w:color w:val="333333"/>
                <w:sz w:val="10"/>
                <w:szCs w:val="10"/>
              </w:rPr>
              <w:t xml:space="preserve"> </w:t>
            </w:r>
            <w:hyperlink r:id="rId201" w:anchor="comments" w:history="1">
              <w:r>
                <w:rPr>
                  <w:rStyle w:val="Hyperlink"/>
                  <w:rFonts w:ascii="&amp;quot" w:hAnsi="&amp;quot"/>
                  <w:color w:val="616161"/>
                  <w:sz w:val="10"/>
                  <w:szCs w:val="10"/>
                  <w:bdr w:val="none" w:sz="0" w:space="0" w:color="auto" w:frame="1"/>
                </w:rPr>
                <w:t>10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52091C" w:rsidRDefault="0052091C" w:rsidP="0052091C">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 xml:space="preserve">In the previous article, we saw how easily we could set up the selenium-grid infrastructure using </w:t>
            </w:r>
            <w:proofErr w:type="spellStart"/>
            <w:r>
              <w:rPr>
                <w:rFonts w:ascii="&amp;quot" w:hAnsi="&amp;quot"/>
                <w:color w:val="545252"/>
                <w:sz w:val="11"/>
                <w:szCs w:val="11"/>
              </w:rPr>
              <w:t>docker</w:t>
            </w:r>
            <w:proofErr w:type="spellEnd"/>
            <w:r>
              <w:rPr>
                <w:rFonts w:ascii="&amp;quot" w:hAnsi="&amp;quot"/>
                <w:color w:val="545252"/>
                <w:sz w:val="11"/>
                <w:szCs w:val="11"/>
              </w:rPr>
              <w:t xml:space="preserve">. By using </w:t>
            </w:r>
            <w:proofErr w:type="spellStart"/>
            <w:r>
              <w:rPr>
                <w:rFonts w:ascii="&amp;quot" w:hAnsi="&amp;quot"/>
                <w:color w:val="545252"/>
                <w:sz w:val="11"/>
                <w:szCs w:val="11"/>
              </w:rPr>
              <w:t>docker</w:t>
            </w:r>
            <w:proofErr w:type="spellEnd"/>
            <w:r>
              <w:rPr>
                <w:rFonts w:ascii="&amp;quot" w:hAnsi="&amp;quot"/>
                <w:color w:val="545252"/>
                <w:sz w:val="11"/>
                <w:szCs w:val="11"/>
              </w:rPr>
              <w:t>-compose file, we can setup the containers for the selenium grid. Then we can start our automated functional tests using the grid. Once the execution is done, we can issue a simple command to bring the entire selenium</w:t>
            </w:r>
          </w:p>
          <w:p w:rsidR="0052091C" w:rsidRDefault="0052091C" w:rsidP="0052091C">
            <w:pPr>
              <w:shd w:val="clear" w:color="auto" w:fill="FFFFFF"/>
              <w:rPr>
                <w:rFonts w:ascii="&amp;quot" w:hAnsi="&amp;quot"/>
                <w:color w:val="333333"/>
                <w:sz w:val="10"/>
                <w:szCs w:val="10"/>
              </w:rPr>
            </w:pPr>
            <w:hyperlink r:id="rId202" w:tooltip="More" w:history="1">
              <w:r>
                <w:rPr>
                  <w:rStyle w:val="button"/>
                  <w:rFonts w:ascii="&amp;quot" w:hAnsi="&amp;quot"/>
                  <w:color w:val="FFFFFF"/>
                  <w:sz w:val="10"/>
                  <w:szCs w:val="10"/>
                  <w:bdr w:val="none" w:sz="0" w:space="0" w:color="auto" w:frame="1"/>
                  <w:shd w:val="clear" w:color="auto" w:fill="FF6644"/>
                </w:rPr>
                <w:t>Read More</w:t>
              </w:r>
              <w:r>
                <w:rPr>
                  <w:rStyle w:val="Hyperlink"/>
                  <w:rFonts w:ascii="&amp;quot" w:hAnsi="&amp;quot"/>
                  <w:color w:val="333333"/>
                  <w:sz w:val="10"/>
                  <w:szCs w:val="10"/>
                  <w:bdr w:val="none" w:sz="0" w:space="0" w:color="auto" w:frame="1"/>
                </w:rPr>
                <w:t xml:space="preserve"> </w:t>
              </w:r>
            </w:hyperlink>
          </w:p>
          <w:p w:rsidR="0052091C" w:rsidRDefault="0052091C" w:rsidP="0052091C">
            <w:pPr>
              <w:rPr>
                <w:rFonts w:ascii="&amp;quot" w:hAnsi="&amp;quot"/>
                <w:color w:val="333333"/>
                <w:sz w:val="10"/>
                <w:szCs w:val="10"/>
              </w:rPr>
            </w:pPr>
            <w:r>
              <w:rPr>
                <w:rFonts w:ascii="&amp;quot" w:hAnsi="&amp;quot"/>
                <w:noProof/>
                <w:color w:val="333333"/>
                <w:sz w:val="10"/>
                <w:szCs w:val="10"/>
              </w:rPr>
              <w:drawing>
                <wp:inline distT="0" distB="0" distL="0" distR="0">
                  <wp:extent cx="7059295" cy="2847340"/>
                  <wp:effectExtent l="19050" t="0" r="8255" b="0"/>
                  <wp:docPr id="55" name="Picture 55" descr="grid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grid001"/>
                          <pic:cNvPicPr>
                            <a:picLocks noChangeAspect="1" noChangeArrowheads="1"/>
                          </pic:cNvPicPr>
                        </pic:nvPicPr>
                        <pic:blipFill>
                          <a:blip r:embed="rId53" cstate="print"/>
                          <a:srcRect/>
                          <a:stretch>
                            <a:fillRect/>
                          </a:stretch>
                        </pic:blipFill>
                        <pic:spPr bwMode="auto">
                          <a:xfrm>
                            <a:off x="0" y="0"/>
                            <a:ext cx="7059295" cy="2847340"/>
                          </a:xfrm>
                          <a:prstGeom prst="rect">
                            <a:avLst/>
                          </a:prstGeom>
                          <a:noFill/>
                          <a:ln w="9525">
                            <a:noFill/>
                            <a:miter lim="800000"/>
                            <a:headEnd/>
                            <a:tailEnd/>
                          </a:ln>
                        </pic:spPr>
                      </pic:pic>
                    </a:graphicData>
                  </a:graphic>
                </wp:inline>
              </w:drawing>
            </w:r>
          </w:p>
          <w:p w:rsidR="0052091C" w:rsidRDefault="0052091C" w:rsidP="0052091C">
            <w:pPr>
              <w:pStyle w:val="Heading3"/>
              <w:spacing w:before="0" w:after="102" w:line="180" w:lineRule="atLeast"/>
              <w:jc w:val="center"/>
              <w:rPr>
                <w:rFonts w:ascii="&amp;quot" w:hAnsi="&amp;quot"/>
                <w:b w:val="0"/>
                <w:bCs w:val="0"/>
                <w:color w:val="616161"/>
                <w:sz w:val="15"/>
                <w:szCs w:val="15"/>
              </w:rPr>
            </w:pPr>
            <w:hyperlink r:id="rId203" w:history="1">
              <w:r>
                <w:rPr>
                  <w:rStyle w:val="Hyperlink"/>
                  <w:rFonts w:ascii="&amp;quot" w:hAnsi="&amp;quot"/>
                  <w:b w:val="0"/>
                  <w:bCs w:val="0"/>
                  <w:color w:val="616161"/>
                  <w:sz w:val="15"/>
                  <w:szCs w:val="15"/>
                  <w:bdr w:val="none" w:sz="0" w:space="0" w:color="auto" w:frame="1"/>
                </w:rPr>
                <w:t xml:space="preserve">Selenium </w:t>
              </w:r>
              <w:proofErr w:type="spellStart"/>
              <w:r>
                <w:rPr>
                  <w:rStyle w:val="Hyperlink"/>
                  <w:rFonts w:ascii="&amp;quot" w:hAnsi="&amp;quot"/>
                  <w:b w:val="0"/>
                  <w:bCs w:val="0"/>
                  <w:color w:val="616161"/>
                  <w:sz w:val="15"/>
                  <w:szCs w:val="15"/>
                  <w:bdr w:val="none" w:sz="0" w:space="0" w:color="auto" w:frame="1"/>
                </w:rPr>
                <w:t>WebDriver</w:t>
              </w:r>
              <w:proofErr w:type="spellEnd"/>
              <w:r>
                <w:rPr>
                  <w:rStyle w:val="Hyperlink"/>
                  <w:rFonts w:ascii="&amp;quot" w:hAnsi="&amp;quot"/>
                  <w:b w:val="0"/>
                  <w:bCs w:val="0"/>
                  <w:color w:val="616161"/>
                  <w:sz w:val="15"/>
                  <w:szCs w:val="15"/>
                  <w:bdr w:val="none" w:sz="0" w:space="0" w:color="auto" w:frame="1"/>
                </w:rPr>
                <w:t xml:space="preserve"> – How </w:t>
              </w:r>
              <w:proofErr w:type="gramStart"/>
              <w:r>
                <w:rPr>
                  <w:rStyle w:val="Hyperlink"/>
                  <w:rFonts w:ascii="&amp;quot" w:hAnsi="&amp;quot"/>
                  <w:b w:val="0"/>
                  <w:bCs w:val="0"/>
                  <w:color w:val="616161"/>
                  <w:sz w:val="15"/>
                  <w:szCs w:val="15"/>
                  <w:bdr w:val="none" w:sz="0" w:space="0" w:color="auto" w:frame="1"/>
                </w:rPr>
                <w:t>To Create A</w:t>
              </w:r>
              <w:proofErr w:type="gramEnd"/>
              <w:r>
                <w:rPr>
                  <w:rStyle w:val="Hyperlink"/>
                  <w:rFonts w:ascii="&amp;quot" w:hAnsi="&amp;quot"/>
                  <w:b w:val="0"/>
                  <w:bCs w:val="0"/>
                  <w:color w:val="616161"/>
                  <w:sz w:val="15"/>
                  <w:szCs w:val="15"/>
                  <w:bdr w:val="none" w:sz="0" w:space="0" w:color="auto" w:frame="1"/>
                </w:rPr>
                <w:t xml:space="preserve"> Disposable Selenium Grid Infrastructure using </w:t>
              </w:r>
              <w:proofErr w:type="spellStart"/>
              <w:r>
                <w:rPr>
                  <w:rStyle w:val="Hyperlink"/>
                  <w:rFonts w:ascii="&amp;quot" w:hAnsi="&amp;quot"/>
                  <w:b w:val="0"/>
                  <w:bCs w:val="0"/>
                  <w:color w:val="616161"/>
                  <w:sz w:val="15"/>
                  <w:szCs w:val="15"/>
                  <w:bdr w:val="none" w:sz="0" w:space="0" w:color="auto" w:frame="1"/>
                </w:rPr>
                <w:t>Docker</w:t>
              </w:r>
              <w:proofErr w:type="spellEnd"/>
            </w:hyperlink>
          </w:p>
          <w:p w:rsidR="0052091C" w:rsidRDefault="0052091C" w:rsidP="0052091C">
            <w:pPr>
              <w:shd w:val="clear" w:color="auto" w:fill="FFFFFF"/>
              <w:jc w:val="center"/>
              <w:rPr>
                <w:rFonts w:ascii="&amp;quot" w:hAnsi="&amp;quot"/>
                <w:color w:val="333333"/>
                <w:sz w:val="10"/>
                <w:szCs w:val="10"/>
              </w:rPr>
            </w:pPr>
            <w:r>
              <w:rPr>
                <w:rStyle w:val="entry-date"/>
                <w:rFonts w:ascii="&amp;quot" w:hAnsi="&amp;quot"/>
                <w:color w:val="333333"/>
                <w:sz w:val="10"/>
                <w:szCs w:val="10"/>
              </w:rPr>
              <w:t>April 17, 2017</w:t>
            </w:r>
            <w:r>
              <w:rPr>
                <w:rFonts w:ascii="&amp;quot" w:hAnsi="&amp;quot"/>
                <w:color w:val="333333"/>
                <w:sz w:val="10"/>
                <w:szCs w:val="10"/>
              </w:rPr>
              <w:t xml:space="preserve"> </w:t>
            </w:r>
            <w:hyperlink r:id="rId204" w:anchor="comments" w:history="1">
              <w:r>
                <w:rPr>
                  <w:rStyle w:val="Hyperlink"/>
                  <w:rFonts w:ascii="&amp;quot" w:hAnsi="&amp;quot"/>
                  <w:color w:val="616161"/>
                  <w:sz w:val="10"/>
                  <w:szCs w:val="10"/>
                  <w:bdr w:val="none" w:sz="0" w:space="0" w:color="auto" w:frame="1"/>
                </w:rPr>
                <w:t>6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52091C" w:rsidRDefault="0052091C" w:rsidP="0052091C">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Selenium Grid – Overview: Selenium Grid is used to run our tests on different OS/browsers in parallel. It basically uses master-slaves (or hub-nodes) concept – where there is one master/hub and there are few slaves/nodes registered to the master/hub. When we send our tests to the master/hub for execution, based on the browser/OS requirements of</w:t>
            </w:r>
          </w:p>
          <w:p w:rsidR="0052091C" w:rsidRDefault="0052091C" w:rsidP="0052091C">
            <w:pPr>
              <w:shd w:val="clear" w:color="auto" w:fill="FFFFFF"/>
              <w:rPr>
                <w:rFonts w:ascii="&amp;quot" w:hAnsi="&amp;quot"/>
                <w:color w:val="333333"/>
                <w:sz w:val="10"/>
                <w:szCs w:val="10"/>
              </w:rPr>
            </w:pPr>
            <w:hyperlink r:id="rId205" w:tooltip="More" w:history="1">
              <w:r>
                <w:rPr>
                  <w:rStyle w:val="button"/>
                  <w:rFonts w:ascii="&amp;quot" w:hAnsi="&amp;quot"/>
                  <w:color w:val="FFFFFF"/>
                  <w:sz w:val="10"/>
                  <w:szCs w:val="10"/>
                  <w:bdr w:val="none" w:sz="0" w:space="0" w:color="auto" w:frame="1"/>
                  <w:shd w:val="clear" w:color="auto" w:fill="FF6644"/>
                </w:rPr>
                <w:t>Read More</w:t>
              </w:r>
              <w:r>
                <w:rPr>
                  <w:rStyle w:val="Hyperlink"/>
                  <w:rFonts w:ascii="&amp;quot" w:hAnsi="&amp;quot"/>
                  <w:color w:val="333333"/>
                  <w:sz w:val="10"/>
                  <w:szCs w:val="10"/>
                  <w:bdr w:val="none" w:sz="0" w:space="0" w:color="auto" w:frame="1"/>
                </w:rPr>
                <w:t xml:space="preserve"> </w:t>
              </w:r>
            </w:hyperlink>
          </w:p>
          <w:p w:rsidR="0052091C" w:rsidRDefault="0052091C" w:rsidP="0052091C">
            <w:pPr>
              <w:pStyle w:val="Heading3"/>
              <w:spacing w:before="0" w:after="102" w:line="180" w:lineRule="atLeast"/>
              <w:jc w:val="center"/>
              <w:rPr>
                <w:rFonts w:ascii="&amp;quot" w:hAnsi="&amp;quot"/>
                <w:b w:val="0"/>
                <w:bCs w:val="0"/>
                <w:color w:val="616161"/>
                <w:sz w:val="15"/>
                <w:szCs w:val="15"/>
              </w:rPr>
            </w:pPr>
            <w:hyperlink r:id="rId206" w:history="1">
              <w:proofErr w:type="spellStart"/>
              <w:r>
                <w:rPr>
                  <w:rStyle w:val="Hyperlink"/>
                  <w:rFonts w:ascii="&amp;quot" w:hAnsi="&amp;quot"/>
                  <w:b w:val="0"/>
                  <w:bCs w:val="0"/>
                  <w:color w:val="616161"/>
                  <w:sz w:val="15"/>
                  <w:szCs w:val="15"/>
                  <w:bdr w:val="none" w:sz="0" w:space="0" w:color="auto" w:frame="1"/>
                </w:rPr>
                <w:t>JMeter</w:t>
              </w:r>
              <w:proofErr w:type="spellEnd"/>
              <w:r>
                <w:rPr>
                  <w:rStyle w:val="Hyperlink"/>
                  <w:rFonts w:ascii="&amp;quot" w:hAnsi="&amp;quot"/>
                  <w:b w:val="0"/>
                  <w:bCs w:val="0"/>
                  <w:color w:val="616161"/>
                  <w:sz w:val="15"/>
                  <w:szCs w:val="15"/>
                  <w:bdr w:val="none" w:sz="0" w:space="0" w:color="auto" w:frame="1"/>
                </w:rPr>
                <w:t xml:space="preserve"> – Installing </w:t>
              </w:r>
              <w:proofErr w:type="spellStart"/>
              <w:r>
                <w:rPr>
                  <w:rStyle w:val="Hyperlink"/>
                  <w:rFonts w:ascii="&amp;quot" w:hAnsi="&amp;quot"/>
                  <w:b w:val="0"/>
                  <w:bCs w:val="0"/>
                  <w:color w:val="616161"/>
                  <w:sz w:val="15"/>
                  <w:szCs w:val="15"/>
                  <w:bdr w:val="none" w:sz="0" w:space="0" w:color="auto" w:frame="1"/>
                </w:rPr>
                <w:t>Plugins</w:t>
              </w:r>
              <w:proofErr w:type="spellEnd"/>
              <w:r>
                <w:rPr>
                  <w:rStyle w:val="Hyperlink"/>
                  <w:rFonts w:ascii="&amp;quot" w:hAnsi="&amp;quot"/>
                  <w:b w:val="0"/>
                  <w:bCs w:val="0"/>
                  <w:color w:val="616161"/>
                  <w:sz w:val="15"/>
                  <w:szCs w:val="15"/>
                  <w:bdr w:val="none" w:sz="0" w:space="0" w:color="auto" w:frame="1"/>
                </w:rPr>
                <w:t xml:space="preserve"> Manager &amp; Other </w:t>
              </w:r>
              <w:proofErr w:type="spellStart"/>
              <w:r>
                <w:rPr>
                  <w:rStyle w:val="Hyperlink"/>
                  <w:rFonts w:ascii="&amp;quot" w:hAnsi="&amp;quot"/>
                  <w:b w:val="0"/>
                  <w:bCs w:val="0"/>
                  <w:color w:val="616161"/>
                  <w:sz w:val="15"/>
                  <w:szCs w:val="15"/>
                  <w:bdr w:val="none" w:sz="0" w:space="0" w:color="auto" w:frame="1"/>
                </w:rPr>
                <w:t>Plugins</w:t>
              </w:r>
              <w:proofErr w:type="spellEnd"/>
              <w:r>
                <w:rPr>
                  <w:rStyle w:val="Hyperlink"/>
                  <w:rFonts w:ascii="&amp;quot" w:hAnsi="&amp;quot"/>
                  <w:b w:val="0"/>
                  <w:bCs w:val="0"/>
                  <w:color w:val="616161"/>
                  <w:sz w:val="15"/>
                  <w:szCs w:val="15"/>
                  <w:bdr w:val="none" w:sz="0" w:space="0" w:color="auto" w:frame="1"/>
                </w:rPr>
                <w:t xml:space="preserve"> through Command-line</w:t>
              </w:r>
            </w:hyperlink>
          </w:p>
          <w:p w:rsidR="0052091C" w:rsidRDefault="0052091C" w:rsidP="0052091C">
            <w:pPr>
              <w:shd w:val="clear" w:color="auto" w:fill="FFFFFF"/>
              <w:jc w:val="center"/>
              <w:rPr>
                <w:rFonts w:ascii="&amp;quot" w:hAnsi="&amp;quot"/>
                <w:color w:val="333333"/>
                <w:sz w:val="10"/>
                <w:szCs w:val="10"/>
              </w:rPr>
            </w:pPr>
            <w:r>
              <w:rPr>
                <w:rStyle w:val="entry-date"/>
                <w:rFonts w:ascii="&amp;quot" w:hAnsi="&amp;quot"/>
                <w:color w:val="333333"/>
                <w:sz w:val="10"/>
                <w:szCs w:val="10"/>
              </w:rPr>
              <w:t>February 27, 2017</w:t>
            </w:r>
            <w:r>
              <w:rPr>
                <w:rFonts w:ascii="&amp;quot" w:hAnsi="&amp;quot"/>
                <w:color w:val="333333"/>
                <w:sz w:val="10"/>
                <w:szCs w:val="10"/>
              </w:rPr>
              <w:t xml:space="preserve"> </w:t>
            </w:r>
            <w:hyperlink r:id="rId207" w:anchor="respond" w:history="1">
              <w:r>
                <w:rPr>
                  <w:rStyle w:val="Hyperlink"/>
                  <w:rFonts w:ascii="&amp;quot" w:hAnsi="&amp;quot"/>
                  <w:color w:val="616161"/>
                  <w:sz w:val="10"/>
                  <w:szCs w:val="10"/>
                  <w:bdr w:val="none" w:sz="0" w:space="0" w:color="auto" w:frame="1"/>
                </w:rPr>
                <w:t>No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52091C" w:rsidRDefault="0052091C" w:rsidP="0052091C">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 xml:space="preserve">In this short article, we will see how we could install the required </w:t>
            </w:r>
            <w:proofErr w:type="spellStart"/>
            <w:r>
              <w:rPr>
                <w:rFonts w:ascii="&amp;quot" w:hAnsi="&amp;quot"/>
                <w:color w:val="545252"/>
                <w:sz w:val="11"/>
                <w:szCs w:val="11"/>
              </w:rPr>
              <w:t>plugins</w:t>
            </w:r>
            <w:proofErr w:type="spellEnd"/>
            <w:r>
              <w:rPr>
                <w:rFonts w:ascii="&amp;quot" w:hAnsi="&amp;quot"/>
                <w:color w:val="545252"/>
                <w:sz w:val="11"/>
                <w:szCs w:val="11"/>
              </w:rPr>
              <w:t xml:space="preserve"> for </w:t>
            </w:r>
            <w:proofErr w:type="spellStart"/>
            <w:r>
              <w:rPr>
                <w:rFonts w:ascii="&amp;quot" w:hAnsi="&amp;quot"/>
                <w:color w:val="545252"/>
                <w:sz w:val="11"/>
                <w:szCs w:val="11"/>
              </w:rPr>
              <w:t>JMeter</w:t>
            </w:r>
            <w:proofErr w:type="spellEnd"/>
            <w:r>
              <w:rPr>
                <w:rFonts w:ascii="&amp;quot" w:hAnsi="&amp;quot"/>
                <w:color w:val="545252"/>
                <w:sz w:val="11"/>
                <w:szCs w:val="11"/>
              </w:rPr>
              <w:t xml:space="preserve"> 3.1 or above using Command-line / Ant. Goal: To install the required </w:t>
            </w:r>
            <w:proofErr w:type="spellStart"/>
            <w:r>
              <w:rPr>
                <w:rFonts w:ascii="&amp;quot" w:hAnsi="&amp;quot"/>
                <w:color w:val="545252"/>
                <w:sz w:val="11"/>
                <w:szCs w:val="11"/>
              </w:rPr>
              <w:t>plugins</w:t>
            </w:r>
            <w:proofErr w:type="spellEnd"/>
            <w:r>
              <w:rPr>
                <w:rFonts w:ascii="&amp;quot" w:hAnsi="&amp;quot"/>
                <w:color w:val="545252"/>
                <w:sz w:val="11"/>
                <w:szCs w:val="11"/>
              </w:rPr>
              <w:t xml:space="preserve"> for the </w:t>
            </w:r>
            <w:proofErr w:type="spellStart"/>
            <w:r>
              <w:rPr>
                <w:rFonts w:ascii="&amp;quot" w:hAnsi="&amp;quot"/>
                <w:color w:val="545252"/>
                <w:sz w:val="11"/>
                <w:szCs w:val="11"/>
              </w:rPr>
              <w:t>JMeter</w:t>
            </w:r>
            <w:proofErr w:type="spellEnd"/>
            <w:r>
              <w:rPr>
                <w:rFonts w:ascii="&amp;quot" w:hAnsi="&amp;quot"/>
                <w:color w:val="545252"/>
                <w:sz w:val="11"/>
                <w:szCs w:val="11"/>
              </w:rPr>
              <w:t xml:space="preserve"> test using Ant. Ant Target: Include below ant targets in your current project. [I assumed ‘</w:t>
            </w:r>
            <w:proofErr w:type="spellStart"/>
            <w:r>
              <w:rPr>
                <w:rFonts w:ascii="&amp;quot" w:hAnsi="&amp;quot"/>
                <w:color w:val="545252"/>
                <w:sz w:val="11"/>
                <w:szCs w:val="11"/>
              </w:rPr>
              <w:t>jmeter.home</w:t>
            </w:r>
            <w:proofErr w:type="spellEnd"/>
            <w:r>
              <w:rPr>
                <w:rFonts w:ascii="&amp;quot" w:hAnsi="&amp;quot"/>
                <w:color w:val="545252"/>
                <w:sz w:val="11"/>
                <w:szCs w:val="11"/>
              </w:rPr>
              <w:t xml:space="preserve">’ property is set &amp; pointing to </w:t>
            </w:r>
            <w:proofErr w:type="spellStart"/>
            <w:r>
              <w:rPr>
                <w:rFonts w:ascii="&amp;quot" w:hAnsi="&amp;quot"/>
                <w:color w:val="545252"/>
                <w:sz w:val="11"/>
                <w:szCs w:val="11"/>
              </w:rPr>
              <w:t>JMeter</w:t>
            </w:r>
            <w:proofErr w:type="spellEnd"/>
          </w:p>
          <w:p w:rsidR="0052091C" w:rsidRDefault="0052091C" w:rsidP="0052091C">
            <w:pPr>
              <w:shd w:val="clear" w:color="auto" w:fill="FFFFFF"/>
              <w:rPr>
                <w:rFonts w:ascii="&amp;quot" w:hAnsi="&amp;quot"/>
                <w:color w:val="333333"/>
                <w:sz w:val="10"/>
                <w:szCs w:val="10"/>
              </w:rPr>
            </w:pPr>
            <w:hyperlink r:id="rId208" w:tooltip="More" w:history="1">
              <w:r>
                <w:rPr>
                  <w:rStyle w:val="button"/>
                  <w:rFonts w:ascii="&amp;quot" w:hAnsi="&amp;quot"/>
                  <w:color w:val="FFFFFF"/>
                  <w:sz w:val="10"/>
                  <w:szCs w:val="10"/>
                  <w:bdr w:val="none" w:sz="0" w:space="0" w:color="auto" w:frame="1"/>
                  <w:shd w:val="clear" w:color="auto" w:fill="FF6644"/>
                </w:rPr>
                <w:t>Read More</w:t>
              </w:r>
              <w:r>
                <w:rPr>
                  <w:rStyle w:val="Hyperlink"/>
                  <w:rFonts w:ascii="&amp;quot" w:hAnsi="&amp;quot"/>
                  <w:color w:val="333333"/>
                  <w:sz w:val="10"/>
                  <w:szCs w:val="10"/>
                  <w:bdr w:val="none" w:sz="0" w:space="0" w:color="auto" w:frame="1"/>
                </w:rPr>
                <w:t xml:space="preserve"> </w:t>
              </w:r>
            </w:hyperlink>
          </w:p>
          <w:p w:rsidR="0052091C" w:rsidRDefault="0052091C" w:rsidP="0052091C">
            <w:pPr>
              <w:rPr>
                <w:rFonts w:ascii="&amp;quot" w:hAnsi="&amp;quot"/>
                <w:color w:val="333333"/>
                <w:sz w:val="10"/>
                <w:szCs w:val="10"/>
              </w:rPr>
            </w:pPr>
            <w:r>
              <w:rPr>
                <w:rFonts w:ascii="&amp;quot" w:hAnsi="&amp;quot"/>
                <w:noProof/>
                <w:color w:val="333333"/>
                <w:sz w:val="10"/>
                <w:szCs w:val="10"/>
              </w:rPr>
              <w:lastRenderedPageBreak/>
              <w:drawing>
                <wp:inline distT="0" distB="0" distL="0" distR="0">
                  <wp:extent cx="6955790" cy="1408430"/>
                  <wp:effectExtent l="19050" t="0" r="0" b="0"/>
                  <wp:docPr id="56" name="Picture 56" descr="slack-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lack-header"/>
                          <pic:cNvPicPr>
                            <a:picLocks noChangeAspect="1" noChangeArrowheads="1"/>
                          </pic:cNvPicPr>
                        </pic:nvPicPr>
                        <pic:blipFill>
                          <a:blip r:embed="rId209" cstate="print"/>
                          <a:srcRect/>
                          <a:stretch>
                            <a:fillRect/>
                          </a:stretch>
                        </pic:blipFill>
                        <pic:spPr bwMode="auto">
                          <a:xfrm>
                            <a:off x="0" y="0"/>
                            <a:ext cx="6955790" cy="1408430"/>
                          </a:xfrm>
                          <a:prstGeom prst="rect">
                            <a:avLst/>
                          </a:prstGeom>
                          <a:noFill/>
                          <a:ln w="9525">
                            <a:noFill/>
                            <a:miter lim="800000"/>
                            <a:headEnd/>
                            <a:tailEnd/>
                          </a:ln>
                        </pic:spPr>
                      </pic:pic>
                    </a:graphicData>
                  </a:graphic>
                </wp:inline>
              </w:drawing>
            </w:r>
          </w:p>
          <w:p w:rsidR="0052091C" w:rsidRDefault="0052091C" w:rsidP="0052091C">
            <w:pPr>
              <w:pStyle w:val="Heading3"/>
              <w:spacing w:before="0" w:after="102" w:line="180" w:lineRule="atLeast"/>
              <w:jc w:val="center"/>
              <w:rPr>
                <w:rFonts w:ascii="&amp;quot" w:hAnsi="&amp;quot"/>
                <w:b w:val="0"/>
                <w:bCs w:val="0"/>
                <w:color w:val="616161"/>
                <w:sz w:val="15"/>
                <w:szCs w:val="15"/>
              </w:rPr>
            </w:pPr>
            <w:hyperlink r:id="rId210" w:history="1">
              <w:proofErr w:type="spellStart"/>
              <w:r>
                <w:rPr>
                  <w:rStyle w:val="Hyperlink"/>
                  <w:rFonts w:ascii="&amp;quot" w:hAnsi="&amp;quot"/>
                  <w:b w:val="0"/>
                  <w:bCs w:val="0"/>
                  <w:color w:val="616161"/>
                  <w:sz w:val="15"/>
                  <w:szCs w:val="15"/>
                  <w:bdr w:val="none" w:sz="0" w:space="0" w:color="auto" w:frame="1"/>
                </w:rPr>
                <w:t>JMeter</w:t>
              </w:r>
              <w:proofErr w:type="spellEnd"/>
              <w:r>
                <w:rPr>
                  <w:rStyle w:val="Hyperlink"/>
                  <w:rFonts w:ascii="&amp;quot" w:hAnsi="&amp;quot"/>
                  <w:b w:val="0"/>
                  <w:bCs w:val="0"/>
                  <w:color w:val="616161"/>
                  <w:sz w:val="15"/>
                  <w:szCs w:val="15"/>
                  <w:bdr w:val="none" w:sz="0" w:space="0" w:color="auto" w:frame="1"/>
                </w:rPr>
                <w:t xml:space="preserve"> – How To Share Performance Test Results in Slack</w:t>
              </w:r>
            </w:hyperlink>
          </w:p>
          <w:p w:rsidR="0052091C" w:rsidRDefault="0052091C" w:rsidP="0052091C">
            <w:pPr>
              <w:shd w:val="clear" w:color="auto" w:fill="FFFFFF"/>
              <w:jc w:val="center"/>
              <w:rPr>
                <w:rFonts w:ascii="&amp;quot" w:hAnsi="&amp;quot"/>
                <w:color w:val="333333"/>
                <w:sz w:val="10"/>
                <w:szCs w:val="10"/>
              </w:rPr>
            </w:pPr>
            <w:r>
              <w:rPr>
                <w:rStyle w:val="entry-date"/>
                <w:rFonts w:ascii="&amp;quot" w:hAnsi="&amp;quot"/>
                <w:color w:val="333333"/>
                <w:sz w:val="10"/>
                <w:szCs w:val="10"/>
              </w:rPr>
              <w:t>February 20, 2017</w:t>
            </w:r>
            <w:r>
              <w:rPr>
                <w:rFonts w:ascii="&amp;quot" w:hAnsi="&amp;quot"/>
                <w:color w:val="333333"/>
                <w:sz w:val="10"/>
                <w:szCs w:val="10"/>
              </w:rPr>
              <w:t xml:space="preserve"> </w:t>
            </w:r>
            <w:hyperlink r:id="rId211" w:anchor="comments" w:history="1">
              <w:r>
                <w:rPr>
                  <w:rStyle w:val="Hyperlink"/>
                  <w:rFonts w:ascii="&amp;quot" w:hAnsi="&amp;quot"/>
                  <w:color w:val="616161"/>
                  <w:sz w:val="10"/>
                  <w:szCs w:val="10"/>
                  <w:bdr w:val="none" w:sz="0" w:space="0" w:color="auto" w:frame="1"/>
                </w:rPr>
                <w:t>3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52091C" w:rsidRDefault="0052091C" w:rsidP="0052091C">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 xml:space="preserve">Overview: Test automation is not just automating the application. I would say even sharing the test results programmatically with the team is part of Test automation. So </w:t>
            </w:r>
            <w:proofErr w:type="gramStart"/>
            <w:r>
              <w:rPr>
                <w:rFonts w:ascii="&amp;quot" w:hAnsi="&amp;quot"/>
                <w:color w:val="545252"/>
                <w:sz w:val="11"/>
                <w:szCs w:val="11"/>
              </w:rPr>
              <w:t>that ,</w:t>
            </w:r>
            <w:proofErr w:type="gramEnd"/>
            <w:r>
              <w:rPr>
                <w:rFonts w:ascii="&amp;quot" w:hAnsi="&amp;quot"/>
                <w:color w:val="545252"/>
                <w:sz w:val="11"/>
                <w:szCs w:val="11"/>
              </w:rPr>
              <w:t xml:space="preserve"> team does not depend on any individual to get the results. Team can also take further action based on the test results without any delay. In</w:t>
            </w:r>
          </w:p>
          <w:p w:rsidR="0052091C" w:rsidRDefault="0052091C" w:rsidP="0052091C">
            <w:pPr>
              <w:shd w:val="clear" w:color="auto" w:fill="FFFFFF"/>
              <w:rPr>
                <w:rFonts w:ascii="&amp;quot" w:hAnsi="&amp;quot"/>
                <w:color w:val="333333"/>
                <w:sz w:val="10"/>
                <w:szCs w:val="10"/>
              </w:rPr>
            </w:pPr>
            <w:hyperlink r:id="rId212" w:tooltip="More" w:history="1">
              <w:r>
                <w:rPr>
                  <w:rStyle w:val="button"/>
                  <w:rFonts w:ascii="&amp;quot" w:hAnsi="&amp;quot"/>
                  <w:color w:val="FFFFFF"/>
                  <w:sz w:val="10"/>
                  <w:szCs w:val="10"/>
                  <w:bdr w:val="none" w:sz="0" w:space="0" w:color="auto" w:frame="1"/>
                  <w:shd w:val="clear" w:color="auto" w:fill="FF6644"/>
                </w:rPr>
                <w:t>Read More</w:t>
              </w:r>
              <w:r>
                <w:rPr>
                  <w:rStyle w:val="Hyperlink"/>
                  <w:rFonts w:ascii="&amp;quot" w:hAnsi="&amp;quot"/>
                  <w:color w:val="333333"/>
                  <w:sz w:val="10"/>
                  <w:szCs w:val="10"/>
                  <w:bdr w:val="none" w:sz="0" w:space="0" w:color="auto" w:frame="1"/>
                </w:rPr>
                <w:t xml:space="preserve"> </w:t>
              </w:r>
            </w:hyperlink>
          </w:p>
          <w:p w:rsidR="0052091C" w:rsidRDefault="0052091C" w:rsidP="0052091C">
            <w:pPr>
              <w:rPr>
                <w:rFonts w:ascii="&amp;quot" w:hAnsi="&amp;quot"/>
                <w:color w:val="333333"/>
                <w:sz w:val="10"/>
                <w:szCs w:val="10"/>
              </w:rPr>
            </w:pPr>
            <w:r>
              <w:rPr>
                <w:rFonts w:ascii="&amp;quot" w:hAnsi="&amp;quot"/>
                <w:noProof/>
                <w:color w:val="333333"/>
                <w:sz w:val="10"/>
                <w:szCs w:val="10"/>
              </w:rPr>
              <w:drawing>
                <wp:inline distT="0" distB="0" distL="0" distR="0">
                  <wp:extent cx="8953500" cy="2479040"/>
                  <wp:effectExtent l="19050" t="0" r="0" b="0"/>
                  <wp:docPr id="57" name="Picture 57" descr="elk-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lk-header"/>
                          <pic:cNvPicPr>
                            <a:picLocks noChangeAspect="1" noChangeArrowheads="1"/>
                          </pic:cNvPicPr>
                        </pic:nvPicPr>
                        <pic:blipFill>
                          <a:blip r:embed="rId213" cstate="print"/>
                          <a:srcRect/>
                          <a:stretch>
                            <a:fillRect/>
                          </a:stretch>
                        </pic:blipFill>
                        <pic:spPr bwMode="auto">
                          <a:xfrm>
                            <a:off x="0" y="0"/>
                            <a:ext cx="8953500" cy="2479040"/>
                          </a:xfrm>
                          <a:prstGeom prst="rect">
                            <a:avLst/>
                          </a:prstGeom>
                          <a:noFill/>
                          <a:ln w="9525">
                            <a:noFill/>
                            <a:miter lim="800000"/>
                            <a:headEnd/>
                            <a:tailEnd/>
                          </a:ln>
                        </pic:spPr>
                      </pic:pic>
                    </a:graphicData>
                  </a:graphic>
                </wp:inline>
              </w:drawing>
            </w:r>
          </w:p>
          <w:p w:rsidR="0052091C" w:rsidRDefault="0052091C" w:rsidP="0052091C">
            <w:pPr>
              <w:pStyle w:val="Heading3"/>
              <w:spacing w:before="0" w:after="102" w:line="180" w:lineRule="atLeast"/>
              <w:jc w:val="center"/>
              <w:rPr>
                <w:rFonts w:ascii="&amp;quot" w:hAnsi="&amp;quot"/>
                <w:b w:val="0"/>
                <w:bCs w:val="0"/>
                <w:color w:val="616161"/>
                <w:sz w:val="15"/>
                <w:szCs w:val="15"/>
              </w:rPr>
            </w:pPr>
            <w:hyperlink r:id="rId214" w:history="1">
              <w:proofErr w:type="spellStart"/>
              <w:r>
                <w:rPr>
                  <w:rStyle w:val="Hyperlink"/>
                  <w:rFonts w:ascii="&amp;quot" w:hAnsi="&amp;quot"/>
                  <w:b w:val="0"/>
                  <w:bCs w:val="0"/>
                  <w:color w:val="616161"/>
                  <w:sz w:val="15"/>
                  <w:szCs w:val="15"/>
                  <w:bdr w:val="none" w:sz="0" w:space="0" w:color="auto" w:frame="1"/>
                </w:rPr>
                <w:t>JMeter</w:t>
              </w:r>
              <w:proofErr w:type="spellEnd"/>
              <w:r>
                <w:rPr>
                  <w:rStyle w:val="Hyperlink"/>
                  <w:rFonts w:ascii="&amp;quot" w:hAnsi="&amp;quot"/>
                  <w:b w:val="0"/>
                  <w:bCs w:val="0"/>
                  <w:color w:val="616161"/>
                  <w:sz w:val="15"/>
                  <w:szCs w:val="15"/>
                  <w:bdr w:val="none" w:sz="0" w:space="0" w:color="auto" w:frame="1"/>
                </w:rPr>
                <w:t xml:space="preserve"> – Centralized Logging Solution in Distributed Testing using </w:t>
              </w:r>
              <w:proofErr w:type="spellStart"/>
              <w:r>
                <w:rPr>
                  <w:rStyle w:val="Hyperlink"/>
                  <w:rFonts w:ascii="&amp;quot" w:hAnsi="&amp;quot"/>
                  <w:b w:val="0"/>
                  <w:bCs w:val="0"/>
                  <w:color w:val="616161"/>
                  <w:sz w:val="15"/>
                  <w:szCs w:val="15"/>
                  <w:bdr w:val="none" w:sz="0" w:space="0" w:color="auto" w:frame="1"/>
                </w:rPr>
                <w:t>ElasticSearch</w:t>
              </w:r>
              <w:proofErr w:type="spellEnd"/>
              <w:r>
                <w:rPr>
                  <w:rStyle w:val="Hyperlink"/>
                  <w:rFonts w:ascii="&amp;quot" w:hAnsi="&amp;quot"/>
                  <w:b w:val="0"/>
                  <w:bCs w:val="0"/>
                  <w:color w:val="616161"/>
                  <w:sz w:val="15"/>
                  <w:szCs w:val="15"/>
                  <w:bdr w:val="none" w:sz="0" w:space="0" w:color="auto" w:frame="1"/>
                </w:rPr>
                <w:t xml:space="preserve"> + Beats + </w:t>
              </w:r>
              <w:proofErr w:type="spellStart"/>
              <w:r>
                <w:rPr>
                  <w:rStyle w:val="Hyperlink"/>
                  <w:rFonts w:ascii="&amp;quot" w:hAnsi="&amp;quot"/>
                  <w:b w:val="0"/>
                  <w:bCs w:val="0"/>
                  <w:color w:val="616161"/>
                  <w:sz w:val="15"/>
                  <w:szCs w:val="15"/>
                  <w:bdr w:val="none" w:sz="0" w:space="0" w:color="auto" w:frame="1"/>
                </w:rPr>
                <w:t>Kibana</w:t>
              </w:r>
              <w:proofErr w:type="spellEnd"/>
            </w:hyperlink>
          </w:p>
          <w:p w:rsidR="0052091C" w:rsidRDefault="0052091C" w:rsidP="0052091C">
            <w:pPr>
              <w:shd w:val="clear" w:color="auto" w:fill="FFFFFF"/>
              <w:jc w:val="center"/>
              <w:rPr>
                <w:rFonts w:ascii="&amp;quot" w:hAnsi="&amp;quot"/>
                <w:color w:val="333333"/>
                <w:sz w:val="10"/>
                <w:szCs w:val="10"/>
              </w:rPr>
            </w:pPr>
            <w:r>
              <w:rPr>
                <w:rStyle w:val="entry-date"/>
                <w:rFonts w:ascii="&amp;quot" w:hAnsi="&amp;quot"/>
                <w:color w:val="333333"/>
                <w:sz w:val="10"/>
                <w:szCs w:val="10"/>
              </w:rPr>
              <w:t>February 13, 2017</w:t>
            </w:r>
            <w:r>
              <w:rPr>
                <w:rFonts w:ascii="&amp;quot" w:hAnsi="&amp;quot"/>
                <w:color w:val="333333"/>
                <w:sz w:val="10"/>
                <w:szCs w:val="10"/>
              </w:rPr>
              <w:t xml:space="preserve"> </w:t>
            </w:r>
            <w:hyperlink r:id="rId215" w:anchor="comments" w:history="1">
              <w:r>
                <w:rPr>
                  <w:rStyle w:val="Hyperlink"/>
                  <w:rFonts w:ascii="&amp;quot" w:hAnsi="&amp;quot"/>
                  <w:color w:val="616161"/>
                  <w:sz w:val="10"/>
                  <w:szCs w:val="10"/>
                  <w:bdr w:val="none" w:sz="0" w:space="0" w:color="auto" w:frame="1"/>
                </w:rPr>
                <w:t>8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52091C" w:rsidRDefault="0052091C" w:rsidP="0052091C">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 xml:space="preserve">I would like to show you the Centralized Logging Solution Architecture design for </w:t>
            </w:r>
            <w:proofErr w:type="spellStart"/>
            <w:r>
              <w:rPr>
                <w:rFonts w:ascii="&amp;quot" w:hAnsi="&amp;quot"/>
                <w:color w:val="545252"/>
                <w:sz w:val="11"/>
                <w:szCs w:val="11"/>
              </w:rPr>
              <w:t>JMeter</w:t>
            </w:r>
            <w:proofErr w:type="spellEnd"/>
            <w:r>
              <w:rPr>
                <w:rFonts w:ascii="&amp;quot" w:hAnsi="&amp;quot"/>
                <w:color w:val="545252"/>
                <w:sz w:val="11"/>
                <w:szCs w:val="11"/>
              </w:rPr>
              <w:t xml:space="preserve"> distributed performance testing in this article. Distributed Testing Challenges: In </w:t>
            </w:r>
            <w:proofErr w:type="spellStart"/>
            <w:r>
              <w:rPr>
                <w:rFonts w:ascii="&amp;quot" w:hAnsi="&amp;quot"/>
                <w:color w:val="545252"/>
                <w:sz w:val="11"/>
                <w:szCs w:val="11"/>
              </w:rPr>
              <w:t>JMeter</w:t>
            </w:r>
            <w:proofErr w:type="spellEnd"/>
            <w:r>
              <w:rPr>
                <w:rFonts w:ascii="&amp;quot" w:hAnsi="&amp;quot"/>
                <w:color w:val="545252"/>
                <w:sz w:val="11"/>
                <w:szCs w:val="11"/>
              </w:rPr>
              <w:t xml:space="preserve"> distributed testing we might face below challenges. </w:t>
            </w:r>
            <w:proofErr w:type="spellStart"/>
            <w:r>
              <w:rPr>
                <w:rFonts w:ascii="&amp;quot" w:hAnsi="&amp;quot"/>
                <w:color w:val="545252"/>
                <w:sz w:val="11"/>
                <w:szCs w:val="11"/>
              </w:rPr>
              <w:t>TestAutomationGuru</w:t>
            </w:r>
            <w:proofErr w:type="spellEnd"/>
            <w:r>
              <w:rPr>
                <w:rFonts w:ascii="&amp;quot" w:hAnsi="&amp;quot"/>
                <w:color w:val="545252"/>
                <w:sz w:val="11"/>
                <w:szCs w:val="11"/>
              </w:rPr>
              <w:t xml:space="preserve"> has already given the solutions for these challenges using Open Source tools/technologies. </w:t>
            </w:r>
            <w:proofErr w:type="spellStart"/>
            <w:r>
              <w:rPr>
                <w:rFonts w:ascii="&amp;quot" w:hAnsi="&amp;quot"/>
                <w:color w:val="545252"/>
                <w:sz w:val="11"/>
                <w:szCs w:val="11"/>
              </w:rPr>
              <w:t>JMeter</w:t>
            </w:r>
            <w:proofErr w:type="spellEnd"/>
            <w:r>
              <w:rPr>
                <w:rFonts w:ascii="&amp;quot" w:hAnsi="&amp;quot"/>
                <w:color w:val="545252"/>
                <w:sz w:val="11"/>
                <w:szCs w:val="11"/>
              </w:rPr>
              <w:t xml:space="preserve"> &amp; other dependencies setup </w:t>
            </w:r>
            <w:proofErr w:type="spellStart"/>
            <w:r>
              <w:rPr>
                <w:rFonts w:ascii="&amp;quot" w:hAnsi="&amp;quot"/>
                <w:color w:val="545252"/>
                <w:sz w:val="11"/>
                <w:szCs w:val="11"/>
              </w:rPr>
              <w:t>JMeter</w:t>
            </w:r>
            <w:proofErr w:type="spellEnd"/>
            <w:r>
              <w:rPr>
                <w:rFonts w:ascii="&amp;quot" w:hAnsi="&amp;quot"/>
                <w:color w:val="545252"/>
                <w:sz w:val="11"/>
                <w:szCs w:val="11"/>
              </w:rPr>
              <w:t xml:space="preserve"> – Distributed Load Testing using </w:t>
            </w:r>
            <w:proofErr w:type="spellStart"/>
            <w:r>
              <w:rPr>
                <w:rFonts w:ascii="&amp;quot" w:hAnsi="&amp;quot"/>
                <w:color w:val="545252"/>
                <w:sz w:val="11"/>
                <w:szCs w:val="11"/>
              </w:rPr>
              <w:t>Docker</w:t>
            </w:r>
            <w:proofErr w:type="spellEnd"/>
          </w:p>
          <w:p w:rsidR="0052091C" w:rsidRDefault="0052091C" w:rsidP="0052091C">
            <w:pPr>
              <w:shd w:val="clear" w:color="auto" w:fill="FFFFFF"/>
              <w:rPr>
                <w:rFonts w:ascii="&amp;quot" w:hAnsi="&amp;quot"/>
                <w:color w:val="333333"/>
                <w:sz w:val="10"/>
                <w:szCs w:val="10"/>
              </w:rPr>
            </w:pPr>
            <w:hyperlink r:id="rId216" w:tooltip="More" w:history="1">
              <w:r>
                <w:rPr>
                  <w:rStyle w:val="button"/>
                  <w:rFonts w:ascii="&amp;quot" w:hAnsi="&amp;quot"/>
                  <w:color w:val="FFFFFF"/>
                  <w:sz w:val="10"/>
                  <w:szCs w:val="10"/>
                  <w:bdr w:val="none" w:sz="0" w:space="0" w:color="auto" w:frame="1"/>
                  <w:shd w:val="clear" w:color="auto" w:fill="FF6644"/>
                </w:rPr>
                <w:t>Read More</w:t>
              </w:r>
              <w:r>
                <w:rPr>
                  <w:rStyle w:val="Hyperlink"/>
                  <w:rFonts w:ascii="&amp;quot" w:hAnsi="&amp;quot"/>
                  <w:color w:val="333333"/>
                  <w:sz w:val="10"/>
                  <w:szCs w:val="10"/>
                  <w:bdr w:val="none" w:sz="0" w:space="0" w:color="auto" w:frame="1"/>
                </w:rPr>
                <w:t xml:space="preserve"> </w:t>
              </w:r>
            </w:hyperlink>
          </w:p>
          <w:p w:rsidR="0052091C" w:rsidRDefault="0052091C" w:rsidP="0052091C">
            <w:pPr>
              <w:rPr>
                <w:rFonts w:ascii="&amp;quot" w:hAnsi="&amp;quot"/>
                <w:color w:val="333333"/>
                <w:sz w:val="10"/>
                <w:szCs w:val="10"/>
              </w:rPr>
            </w:pPr>
            <w:r>
              <w:rPr>
                <w:rFonts w:ascii="&amp;quot" w:hAnsi="&amp;quot"/>
                <w:noProof/>
                <w:color w:val="333333"/>
                <w:sz w:val="10"/>
                <w:szCs w:val="10"/>
              </w:rPr>
              <w:drawing>
                <wp:inline distT="0" distB="0" distL="0" distR="0">
                  <wp:extent cx="8953500" cy="2439670"/>
                  <wp:effectExtent l="19050" t="0" r="0" b="0"/>
                  <wp:docPr id="58" name="Picture 58" descr="pip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ipe-006"/>
                          <pic:cNvPicPr>
                            <a:picLocks noChangeAspect="1" noChangeArrowheads="1"/>
                          </pic:cNvPicPr>
                        </pic:nvPicPr>
                        <pic:blipFill>
                          <a:blip r:embed="rId217" cstate="print"/>
                          <a:srcRect/>
                          <a:stretch>
                            <a:fillRect/>
                          </a:stretch>
                        </pic:blipFill>
                        <pic:spPr bwMode="auto">
                          <a:xfrm>
                            <a:off x="0" y="0"/>
                            <a:ext cx="8953500" cy="2439670"/>
                          </a:xfrm>
                          <a:prstGeom prst="rect">
                            <a:avLst/>
                          </a:prstGeom>
                          <a:noFill/>
                          <a:ln w="9525">
                            <a:noFill/>
                            <a:miter lim="800000"/>
                            <a:headEnd/>
                            <a:tailEnd/>
                          </a:ln>
                        </pic:spPr>
                      </pic:pic>
                    </a:graphicData>
                  </a:graphic>
                </wp:inline>
              </w:drawing>
            </w:r>
          </w:p>
          <w:p w:rsidR="0052091C" w:rsidRDefault="0052091C" w:rsidP="0052091C">
            <w:pPr>
              <w:pStyle w:val="Heading3"/>
              <w:spacing w:before="0" w:after="102" w:line="180" w:lineRule="atLeast"/>
              <w:jc w:val="center"/>
              <w:rPr>
                <w:rFonts w:ascii="&amp;quot" w:hAnsi="&amp;quot"/>
                <w:b w:val="0"/>
                <w:bCs w:val="0"/>
                <w:color w:val="616161"/>
                <w:sz w:val="15"/>
                <w:szCs w:val="15"/>
              </w:rPr>
            </w:pPr>
            <w:hyperlink r:id="rId218" w:history="1">
              <w:r>
                <w:rPr>
                  <w:rStyle w:val="Hyperlink"/>
                  <w:rFonts w:ascii="&amp;quot" w:hAnsi="&amp;quot"/>
                  <w:b w:val="0"/>
                  <w:bCs w:val="0"/>
                  <w:color w:val="616161"/>
                  <w:sz w:val="15"/>
                  <w:szCs w:val="15"/>
                  <w:bdr w:val="none" w:sz="0" w:space="0" w:color="auto" w:frame="1"/>
                </w:rPr>
                <w:t xml:space="preserve">Best Practices – </w:t>
              </w:r>
              <w:proofErr w:type="spellStart"/>
              <w:r>
                <w:rPr>
                  <w:rStyle w:val="Hyperlink"/>
                  <w:rFonts w:ascii="&amp;quot" w:hAnsi="&amp;quot"/>
                  <w:b w:val="0"/>
                  <w:bCs w:val="0"/>
                  <w:color w:val="616161"/>
                  <w:sz w:val="15"/>
                  <w:szCs w:val="15"/>
                  <w:bdr w:val="none" w:sz="0" w:space="0" w:color="auto" w:frame="1"/>
                </w:rPr>
                <w:t>JMeter</w:t>
              </w:r>
              <w:proofErr w:type="spellEnd"/>
              <w:r>
                <w:rPr>
                  <w:rStyle w:val="Hyperlink"/>
                  <w:rFonts w:ascii="&amp;quot" w:hAnsi="&amp;quot"/>
                  <w:b w:val="0"/>
                  <w:bCs w:val="0"/>
                  <w:color w:val="616161"/>
                  <w:sz w:val="15"/>
                  <w:szCs w:val="15"/>
                  <w:bdr w:val="none" w:sz="0" w:space="0" w:color="auto" w:frame="1"/>
                </w:rPr>
                <w:t xml:space="preserve"> – Adding Performance Testing in CI / CD Pipeline</w:t>
              </w:r>
            </w:hyperlink>
          </w:p>
          <w:p w:rsidR="0052091C" w:rsidRDefault="0052091C" w:rsidP="0052091C">
            <w:pPr>
              <w:shd w:val="clear" w:color="auto" w:fill="FFFFFF"/>
              <w:jc w:val="center"/>
              <w:rPr>
                <w:rFonts w:ascii="&amp;quot" w:hAnsi="&amp;quot"/>
                <w:color w:val="333333"/>
                <w:sz w:val="10"/>
                <w:szCs w:val="10"/>
              </w:rPr>
            </w:pPr>
            <w:r>
              <w:rPr>
                <w:rStyle w:val="entry-date"/>
                <w:rFonts w:ascii="&amp;quot" w:hAnsi="&amp;quot"/>
                <w:color w:val="333333"/>
                <w:sz w:val="10"/>
                <w:szCs w:val="10"/>
              </w:rPr>
              <w:t>January 30, 2017</w:t>
            </w:r>
            <w:r>
              <w:rPr>
                <w:rFonts w:ascii="&amp;quot" w:hAnsi="&amp;quot"/>
                <w:color w:val="333333"/>
                <w:sz w:val="10"/>
                <w:szCs w:val="10"/>
              </w:rPr>
              <w:t xml:space="preserve"> </w:t>
            </w:r>
            <w:hyperlink r:id="rId219" w:anchor="comments" w:history="1">
              <w:r>
                <w:rPr>
                  <w:rStyle w:val="Hyperlink"/>
                  <w:rFonts w:ascii="&amp;quot" w:hAnsi="&amp;quot"/>
                  <w:color w:val="616161"/>
                  <w:sz w:val="10"/>
                  <w:szCs w:val="10"/>
                  <w:bdr w:val="none" w:sz="0" w:space="0" w:color="auto" w:frame="1"/>
                </w:rPr>
                <w:t>2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B646B0" w:rsidRDefault="0052091C" w:rsidP="0052091C">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 xml:space="preserve">We already have seen Continuous Performance Testing process as part of these articles. </w:t>
            </w:r>
            <w:proofErr w:type="spellStart"/>
            <w:r>
              <w:rPr>
                <w:rFonts w:ascii="&amp;quot" w:hAnsi="&amp;quot"/>
                <w:color w:val="545252"/>
                <w:sz w:val="11"/>
                <w:szCs w:val="11"/>
              </w:rPr>
              <w:t>JMeter</w:t>
            </w:r>
            <w:proofErr w:type="spellEnd"/>
            <w:r>
              <w:rPr>
                <w:rFonts w:ascii="&amp;quot" w:hAnsi="&amp;quot"/>
                <w:color w:val="545252"/>
                <w:sz w:val="11"/>
                <w:szCs w:val="11"/>
              </w:rPr>
              <w:t xml:space="preserve"> – ANT – Jenkins Integration – Part 1 </w:t>
            </w:r>
            <w:proofErr w:type="spellStart"/>
            <w:r>
              <w:rPr>
                <w:rFonts w:ascii="&amp;quot" w:hAnsi="&amp;quot"/>
                <w:color w:val="545252"/>
                <w:sz w:val="11"/>
                <w:szCs w:val="11"/>
              </w:rPr>
              <w:t>JMeter</w:t>
            </w:r>
            <w:proofErr w:type="spellEnd"/>
            <w:r>
              <w:rPr>
                <w:rFonts w:ascii="&amp;quot" w:hAnsi="&amp;quot"/>
                <w:color w:val="545252"/>
                <w:sz w:val="11"/>
                <w:szCs w:val="11"/>
              </w:rPr>
              <w:t xml:space="preserve"> – ANT – Jenkins Integration – Part 2 </w:t>
            </w:r>
            <w:proofErr w:type="spellStart"/>
            <w:r>
              <w:rPr>
                <w:rFonts w:ascii="&amp;quot" w:hAnsi="&amp;quot"/>
                <w:color w:val="545252"/>
                <w:sz w:val="11"/>
                <w:szCs w:val="11"/>
              </w:rPr>
              <w:t>JMeter</w:t>
            </w:r>
            <w:proofErr w:type="spellEnd"/>
            <w:r>
              <w:rPr>
                <w:rFonts w:ascii="&amp;quot" w:hAnsi="&amp;quot"/>
                <w:color w:val="545252"/>
                <w:sz w:val="11"/>
                <w:szCs w:val="11"/>
              </w:rPr>
              <w:t xml:space="preserve"> – Maven – Jenkins </w:t>
            </w:r>
          </w:p>
          <w:p w:rsidR="00B646B0" w:rsidRDefault="00B646B0" w:rsidP="0052091C">
            <w:pPr>
              <w:pStyle w:val="NormalWeb"/>
              <w:spacing w:before="0" w:beforeAutospacing="0" w:after="68" w:afterAutospacing="0" w:line="197" w:lineRule="atLeast"/>
              <w:rPr>
                <w:rFonts w:ascii="&amp;quot" w:hAnsi="&amp;quot"/>
                <w:color w:val="545252"/>
                <w:sz w:val="11"/>
                <w:szCs w:val="11"/>
              </w:rPr>
            </w:pPr>
          </w:p>
          <w:p w:rsidR="00B646B0" w:rsidRDefault="00B646B0" w:rsidP="0052091C">
            <w:pPr>
              <w:pStyle w:val="NormalWeb"/>
              <w:spacing w:before="0" w:beforeAutospacing="0" w:after="68" w:afterAutospacing="0" w:line="197" w:lineRule="atLeast"/>
              <w:rPr>
                <w:rFonts w:ascii="&amp;quot" w:hAnsi="&amp;quot"/>
                <w:color w:val="545252"/>
                <w:sz w:val="11"/>
                <w:szCs w:val="11"/>
              </w:rPr>
            </w:pPr>
          </w:p>
          <w:p w:rsidR="0052091C" w:rsidRDefault="0052091C" w:rsidP="0052091C">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 xml:space="preserve">Integration </w:t>
            </w:r>
            <w:proofErr w:type="spellStart"/>
            <w:r>
              <w:rPr>
                <w:rFonts w:ascii="&amp;quot" w:hAnsi="&amp;quot"/>
                <w:color w:val="545252"/>
                <w:sz w:val="11"/>
                <w:szCs w:val="11"/>
              </w:rPr>
              <w:t>JMeter</w:t>
            </w:r>
            <w:proofErr w:type="spellEnd"/>
            <w:r>
              <w:rPr>
                <w:rFonts w:ascii="&amp;quot" w:hAnsi="&amp;quot"/>
                <w:color w:val="545252"/>
                <w:sz w:val="11"/>
                <w:szCs w:val="11"/>
              </w:rPr>
              <w:t xml:space="preserve"> – </w:t>
            </w:r>
            <w:proofErr w:type="spellStart"/>
            <w:r>
              <w:rPr>
                <w:rFonts w:ascii="&amp;quot" w:hAnsi="&amp;quot"/>
                <w:color w:val="545252"/>
                <w:sz w:val="11"/>
                <w:szCs w:val="11"/>
              </w:rPr>
              <w:t>Gradle</w:t>
            </w:r>
            <w:proofErr w:type="spellEnd"/>
            <w:r>
              <w:rPr>
                <w:rFonts w:ascii="&amp;quot" w:hAnsi="&amp;quot"/>
                <w:color w:val="545252"/>
                <w:sz w:val="11"/>
                <w:szCs w:val="11"/>
              </w:rPr>
              <w:t xml:space="preserve"> – Jenkins – TBD In this article, I would like to show how I have set</w:t>
            </w:r>
          </w:p>
          <w:p w:rsidR="00B646B0" w:rsidRDefault="00B646B0" w:rsidP="00B646B0">
            <w:pPr>
              <w:pStyle w:val="Heading3"/>
              <w:spacing w:before="0" w:after="102" w:line="180" w:lineRule="atLeast"/>
              <w:jc w:val="center"/>
              <w:rPr>
                <w:rFonts w:ascii="&amp;quot" w:hAnsi="&amp;quot"/>
                <w:b w:val="0"/>
                <w:bCs w:val="0"/>
                <w:color w:val="616161"/>
                <w:sz w:val="15"/>
                <w:szCs w:val="15"/>
              </w:rPr>
            </w:pPr>
            <w:hyperlink r:id="rId220" w:history="1">
              <w:r>
                <w:rPr>
                  <w:rStyle w:val="Hyperlink"/>
                  <w:rFonts w:ascii="&amp;quot" w:hAnsi="&amp;quot"/>
                  <w:b w:val="0"/>
                  <w:bCs w:val="0"/>
                  <w:color w:val="616161"/>
                  <w:sz w:val="15"/>
                  <w:szCs w:val="15"/>
                  <w:bdr w:val="none" w:sz="0" w:space="0" w:color="auto" w:frame="1"/>
                </w:rPr>
                <w:t>Best Practices – Building Robust Test Automation Framework</w:t>
              </w:r>
            </w:hyperlink>
          </w:p>
          <w:p w:rsidR="00B646B0" w:rsidRDefault="00B646B0" w:rsidP="00B646B0">
            <w:pPr>
              <w:shd w:val="clear" w:color="auto" w:fill="FFFFFF"/>
              <w:jc w:val="center"/>
              <w:rPr>
                <w:rFonts w:ascii="&amp;quot" w:hAnsi="&amp;quot"/>
                <w:color w:val="333333"/>
                <w:sz w:val="10"/>
                <w:szCs w:val="10"/>
              </w:rPr>
            </w:pPr>
            <w:r>
              <w:rPr>
                <w:rStyle w:val="entry-date"/>
                <w:rFonts w:ascii="&amp;quot" w:hAnsi="&amp;quot"/>
                <w:color w:val="333333"/>
                <w:sz w:val="10"/>
                <w:szCs w:val="10"/>
              </w:rPr>
              <w:t>January 16, 2017</w:t>
            </w:r>
            <w:r>
              <w:rPr>
                <w:rFonts w:ascii="&amp;quot" w:hAnsi="&amp;quot"/>
                <w:color w:val="333333"/>
                <w:sz w:val="10"/>
                <w:szCs w:val="10"/>
              </w:rPr>
              <w:t xml:space="preserve"> </w:t>
            </w:r>
            <w:hyperlink r:id="rId221" w:anchor="comments" w:history="1">
              <w:r>
                <w:rPr>
                  <w:rStyle w:val="Hyperlink"/>
                  <w:rFonts w:ascii="&amp;quot" w:hAnsi="&amp;quot"/>
                  <w:color w:val="616161"/>
                  <w:sz w:val="10"/>
                  <w:szCs w:val="10"/>
                  <w:bdr w:val="none" w:sz="0" w:space="0" w:color="auto" w:frame="1"/>
                </w:rPr>
                <w:t>7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B646B0" w:rsidRDefault="00B646B0" w:rsidP="00B646B0">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Test Automation – A Brief History: I still remember – It was sometime in 2004. I was thrilled when I first saw QTP (now it is UFT) playing the recorded script – launching a browser, entering test data and submitting the page etc. QTP was dominating the test automation world at that time and It</w:t>
            </w:r>
          </w:p>
          <w:p w:rsidR="00B646B0" w:rsidRDefault="00B646B0" w:rsidP="00B646B0">
            <w:pPr>
              <w:shd w:val="clear" w:color="auto" w:fill="FFFFFF"/>
              <w:rPr>
                <w:rFonts w:ascii="&amp;quot" w:hAnsi="&amp;quot"/>
                <w:color w:val="333333"/>
                <w:sz w:val="10"/>
                <w:szCs w:val="10"/>
              </w:rPr>
            </w:pPr>
            <w:hyperlink r:id="rId222" w:tooltip="More" w:history="1">
              <w:r>
                <w:rPr>
                  <w:rStyle w:val="button"/>
                  <w:rFonts w:ascii="&amp;quot" w:hAnsi="&amp;quot"/>
                  <w:color w:val="FFFFFF"/>
                  <w:sz w:val="10"/>
                  <w:szCs w:val="10"/>
                  <w:bdr w:val="none" w:sz="0" w:space="0" w:color="auto" w:frame="1"/>
                  <w:shd w:val="clear" w:color="auto" w:fill="FF6644"/>
                </w:rPr>
                <w:t>Read More</w:t>
              </w:r>
              <w:r>
                <w:rPr>
                  <w:rStyle w:val="Hyperlink"/>
                  <w:rFonts w:ascii="&amp;quot" w:hAnsi="&amp;quot"/>
                  <w:color w:val="333333"/>
                  <w:sz w:val="10"/>
                  <w:szCs w:val="10"/>
                  <w:bdr w:val="none" w:sz="0" w:space="0" w:color="auto" w:frame="1"/>
                </w:rPr>
                <w:t xml:space="preserve"> </w:t>
              </w:r>
            </w:hyperlink>
          </w:p>
          <w:p w:rsidR="00B646B0" w:rsidRDefault="00B646B0" w:rsidP="00B646B0">
            <w:pPr>
              <w:rPr>
                <w:rFonts w:ascii="&amp;quot" w:hAnsi="&amp;quot"/>
                <w:color w:val="333333"/>
                <w:sz w:val="10"/>
                <w:szCs w:val="10"/>
              </w:rPr>
            </w:pPr>
            <w:r>
              <w:rPr>
                <w:rFonts w:ascii="&amp;quot" w:hAnsi="&amp;quot"/>
                <w:noProof/>
                <w:color w:val="333333"/>
                <w:sz w:val="10"/>
                <w:szCs w:val="10"/>
              </w:rPr>
              <w:drawing>
                <wp:inline distT="0" distB="0" distL="0" distR="0">
                  <wp:extent cx="8953500" cy="2153920"/>
                  <wp:effectExtent l="19050" t="0" r="0" b="0"/>
                  <wp:docPr id="66" name="Picture 66" descr="rancher-creates-ho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rancher-creates-hosts"/>
                          <pic:cNvPicPr>
                            <a:picLocks noChangeAspect="1" noChangeArrowheads="1"/>
                          </pic:cNvPicPr>
                        </pic:nvPicPr>
                        <pic:blipFill>
                          <a:blip r:embed="rId57" cstate="print"/>
                          <a:srcRect/>
                          <a:stretch>
                            <a:fillRect/>
                          </a:stretch>
                        </pic:blipFill>
                        <pic:spPr bwMode="auto">
                          <a:xfrm>
                            <a:off x="0" y="0"/>
                            <a:ext cx="8953500" cy="2153920"/>
                          </a:xfrm>
                          <a:prstGeom prst="rect">
                            <a:avLst/>
                          </a:prstGeom>
                          <a:noFill/>
                          <a:ln w="9525">
                            <a:noFill/>
                            <a:miter lim="800000"/>
                            <a:headEnd/>
                            <a:tailEnd/>
                          </a:ln>
                        </pic:spPr>
                      </pic:pic>
                    </a:graphicData>
                  </a:graphic>
                </wp:inline>
              </w:drawing>
            </w:r>
          </w:p>
          <w:p w:rsidR="00B646B0" w:rsidRDefault="00B646B0" w:rsidP="00B646B0">
            <w:pPr>
              <w:pStyle w:val="Heading3"/>
              <w:spacing w:before="0" w:after="102" w:line="180" w:lineRule="atLeast"/>
              <w:jc w:val="center"/>
              <w:rPr>
                <w:rFonts w:ascii="&amp;quot" w:hAnsi="&amp;quot"/>
                <w:b w:val="0"/>
                <w:bCs w:val="0"/>
                <w:color w:val="616161"/>
                <w:sz w:val="15"/>
                <w:szCs w:val="15"/>
              </w:rPr>
            </w:pPr>
            <w:hyperlink r:id="rId223" w:history="1">
              <w:proofErr w:type="spellStart"/>
              <w:r>
                <w:rPr>
                  <w:rStyle w:val="Hyperlink"/>
                  <w:rFonts w:ascii="&amp;quot" w:hAnsi="&amp;quot"/>
                  <w:b w:val="0"/>
                  <w:bCs w:val="0"/>
                  <w:color w:val="616161"/>
                  <w:sz w:val="15"/>
                  <w:szCs w:val="15"/>
                  <w:bdr w:val="none" w:sz="0" w:space="0" w:color="auto" w:frame="1"/>
                </w:rPr>
                <w:t>JMeter</w:t>
              </w:r>
              <w:proofErr w:type="spellEnd"/>
              <w:r>
                <w:rPr>
                  <w:rStyle w:val="Hyperlink"/>
                  <w:rFonts w:ascii="&amp;quot" w:hAnsi="&amp;quot"/>
                  <w:b w:val="0"/>
                  <w:bCs w:val="0"/>
                  <w:color w:val="616161"/>
                  <w:sz w:val="15"/>
                  <w:szCs w:val="15"/>
                  <w:bdr w:val="none" w:sz="0" w:space="0" w:color="auto" w:frame="1"/>
                </w:rPr>
                <w:t xml:space="preserve"> – Distributed Load Testing using </w:t>
              </w:r>
              <w:proofErr w:type="spellStart"/>
              <w:r>
                <w:rPr>
                  <w:rStyle w:val="Hyperlink"/>
                  <w:rFonts w:ascii="&amp;quot" w:hAnsi="&amp;quot"/>
                  <w:b w:val="0"/>
                  <w:bCs w:val="0"/>
                  <w:color w:val="616161"/>
                  <w:sz w:val="15"/>
                  <w:szCs w:val="15"/>
                  <w:bdr w:val="none" w:sz="0" w:space="0" w:color="auto" w:frame="1"/>
                </w:rPr>
                <w:t>Docker</w:t>
              </w:r>
              <w:proofErr w:type="spellEnd"/>
              <w:r>
                <w:rPr>
                  <w:rStyle w:val="Hyperlink"/>
                  <w:rFonts w:ascii="&amp;quot" w:hAnsi="&amp;quot"/>
                  <w:b w:val="0"/>
                  <w:bCs w:val="0"/>
                  <w:color w:val="616161"/>
                  <w:sz w:val="15"/>
                  <w:szCs w:val="15"/>
                  <w:bdr w:val="none" w:sz="0" w:space="0" w:color="auto" w:frame="1"/>
                </w:rPr>
                <w:t xml:space="preserve"> + </w:t>
              </w:r>
              <w:proofErr w:type="spellStart"/>
              <w:r>
                <w:rPr>
                  <w:rStyle w:val="Hyperlink"/>
                  <w:rFonts w:ascii="&amp;quot" w:hAnsi="&amp;quot"/>
                  <w:b w:val="0"/>
                  <w:bCs w:val="0"/>
                  <w:color w:val="616161"/>
                  <w:sz w:val="15"/>
                  <w:szCs w:val="15"/>
                  <w:bdr w:val="none" w:sz="0" w:space="0" w:color="auto" w:frame="1"/>
                </w:rPr>
                <w:t>RancherOS</w:t>
              </w:r>
              <w:proofErr w:type="spellEnd"/>
              <w:r>
                <w:rPr>
                  <w:rStyle w:val="Hyperlink"/>
                  <w:rFonts w:ascii="&amp;quot" w:hAnsi="&amp;quot"/>
                  <w:b w:val="0"/>
                  <w:bCs w:val="0"/>
                  <w:color w:val="616161"/>
                  <w:sz w:val="15"/>
                  <w:szCs w:val="15"/>
                  <w:bdr w:val="none" w:sz="0" w:space="0" w:color="auto" w:frame="1"/>
                </w:rPr>
                <w:t xml:space="preserve"> in Cloud</w:t>
              </w:r>
            </w:hyperlink>
          </w:p>
          <w:p w:rsidR="00B646B0" w:rsidRDefault="00B646B0" w:rsidP="00B646B0">
            <w:pPr>
              <w:shd w:val="clear" w:color="auto" w:fill="FFFFFF"/>
              <w:jc w:val="center"/>
              <w:rPr>
                <w:rFonts w:ascii="&amp;quot" w:hAnsi="&amp;quot"/>
                <w:color w:val="333333"/>
                <w:sz w:val="10"/>
                <w:szCs w:val="10"/>
              </w:rPr>
            </w:pPr>
            <w:r>
              <w:rPr>
                <w:rStyle w:val="entry-date"/>
                <w:rFonts w:ascii="&amp;quot" w:hAnsi="&amp;quot"/>
                <w:color w:val="333333"/>
                <w:sz w:val="10"/>
                <w:szCs w:val="10"/>
              </w:rPr>
              <w:t>December 19, 2016</w:t>
            </w:r>
            <w:r>
              <w:rPr>
                <w:rFonts w:ascii="&amp;quot" w:hAnsi="&amp;quot"/>
                <w:color w:val="333333"/>
                <w:sz w:val="10"/>
                <w:szCs w:val="10"/>
              </w:rPr>
              <w:t xml:space="preserve"> </w:t>
            </w:r>
            <w:hyperlink r:id="rId224" w:anchor="respond" w:history="1">
              <w:r>
                <w:rPr>
                  <w:rStyle w:val="Hyperlink"/>
                  <w:rFonts w:ascii="&amp;quot" w:hAnsi="&amp;quot"/>
                  <w:color w:val="616161"/>
                  <w:sz w:val="10"/>
                  <w:szCs w:val="10"/>
                  <w:bdr w:val="none" w:sz="0" w:space="0" w:color="auto" w:frame="1"/>
                </w:rPr>
                <w:t>No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B646B0" w:rsidRDefault="00B646B0" w:rsidP="00B646B0">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 xml:space="preserve">Setting up the </w:t>
            </w:r>
            <w:proofErr w:type="spellStart"/>
            <w:r>
              <w:rPr>
                <w:rFonts w:ascii="&amp;quot" w:hAnsi="&amp;quot"/>
                <w:color w:val="545252"/>
                <w:sz w:val="11"/>
                <w:szCs w:val="11"/>
              </w:rPr>
              <w:t>JMeter</w:t>
            </w:r>
            <w:proofErr w:type="spellEnd"/>
            <w:r>
              <w:rPr>
                <w:rFonts w:ascii="&amp;quot" w:hAnsi="&amp;quot"/>
                <w:color w:val="545252"/>
                <w:sz w:val="11"/>
                <w:szCs w:val="11"/>
              </w:rPr>
              <w:t xml:space="preserve"> distributed test infrastructure for the performance testing is not very easy! We already have seen that </w:t>
            </w:r>
            <w:proofErr w:type="spellStart"/>
            <w:r>
              <w:rPr>
                <w:rFonts w:ascii="&amp;quot" w:hAnsi="&amp;quot"/>
                <w:color w:val="545252"/>
                <w:sz w:val="11"/>
                <w:szCs w:val="11"/>
              </w:rPr>
              <w:t>Docker</w:t>
            </w:r>
            <w:proofErr w:type="spellEnd"/>
            <w:r>
              <w:rPr>
                <w:rFonts w:ascii="&amp;quot" w:hAnsi="&amp;quot"/>
                <w:color w:val="545252"/>
                <w:sz w:val="11"/>
                <w:szCs w:val="11"/>
              </w:rPr>
              <w:t xml:space="preserve"> can help us here in setting up the infrastructure. If you have not read the articles of </w:t>
            </w:r>
            <w:proofErr w:type="spellStart"/>
            <w:r>
              <w:rPr>
                <w:rFonts w:ascii="&amp;quot" w:hAnsi="&amp;quot"/>
                <w:color w:val="545252"/>
                <w:sz w:val="11"/>
                <w:szCs w:val="11"/>
              </w:rPr>
              <w:t>TestAutomationGuru</w:t>
            </w:r>
            <w:proofErr w:type="spellEnd"/>
            <w:r>
              <w:rPr>
                <w:rFonts w:ascii="&amp;quot" w:hAnsi="&amp;quot"/>
                <w:color w:val="545252"/>
                <w:sz w:val="11"/>
                <w:szCs w:val="11"/>
              </w:rPr>
              <w:t xml:space="preserve">, I would suggest you to check these. Distributed Load Testing using </w:t>
            </w:r>
            <w:proofErr w:type="spellStart"/>
            <w:r>
              <w:rPr>
                <w:rFonts w:ascii="&amp;quot" w:hAnsi="&amp;quot"/>
                <w:color w:val="545252"/>
                <w:sz w:val="11"/>
                <w:szCs w:val="11"/>
              </w:rPr>
              <w:t>Docker</w:t>
            </w:r>
            <w:proofErr w:type="spellEnd"/>
            <w:r>
              <w:rPr>
                <w:rFonts w:ascii="&amp;quot" w:hAnsi="&amp;quot"/>
                <w:color w:val="545252"/>
                <w:sz w:val="11"/>
                <w:szCs w:val="11"/>
              </w:rPr>
              <w:t xml:space="preserve"> Distributed Load Testing using</w:t>
            </w:r>
          </w:p>
          <w:p w:rsidR="00B646B0" w:rsidRDefault="00B646B0" w:rsidP="00B646B0">
            <w:pPr>
              <w:shd w:val="clear" w:color="auto" w:fill="FFFFFF"/>
              <w:rPr>
                <w:rFonts w:ascii="&amp;quot" w:hAnsi="&amp;quot"/>
                <w:color w:val="333333"/>
                <w:sz w:val="10"/>
                <w:szCs w:val="10"/>
              </w:rPr>
            </w:pPr>
            <w:hyperlink r:id="rId225" w:tooltip="More" w:history="1">
              <w:r>
                <w:rPr>
                  <w:rStyle w:val="button"/>
                  <w:rFonts w:ascii="&amp;quot" w:hAnsi="&amp;quot"/>
                  <w:color w:val="FFFFFF"/>
                  <w:sz w:val="10"/>
                  <w:szCs w:val="10"/>
                  <w:bdr w:val="none" w:sz="0" w:space="0" w:color="auto" w:frame="1"/>
                  <w:shd w:val="clear" w:color="auto" w:fill="FF6644"/>
                </w:rPr>
                <w:t>Read More</w:t>
              </w:r>
              <w:r>
                <w:rPr>
                  <w:rStyle w:val="Hyperlink"/>
                  <w:rFonts w:ascii="&amp;quot" w:hAnsi="&amp;quot"/>
                  <w:color w:val="333333"/>
                  <w:sz w:val="10"/>
                  <w:szCs w:val="10"/>
                  <w:bdr w:val="none" w:sz="0" w:space="0" w:color="auto" w:frame="1"/>
                </w:rPr>
                <w:t xml:space="preserve"> </w:t>
              </w:r>
            </w:hyperlink>
          </w:p>
          <w:p w:rsidR="00B646B0" w:rsidRDefault="00B646B0" w:rsidP="00B646B0">
            <w:pPr>
              <w:pStyle w:val="Heading3"/>
              <w:spacing w:before="0" w:after="102" w:line="180" w:lineRule="atLeast"/>
              <w:jc w:val="center"/>
              <w:rPr>
                <w:rFonts w:ascii="&amp;quot" w:hAnsi="&amp;quot"/>
                <w:b w:val="0"/>
                <w:bCs w:val="0"/>
                <w:color w:val="616161"/>
                <w:sz w:val="15"/>
                <w:szCs w:val="15"/>
              </w:rPr>
            </w:pPr>
            <w:hyperlink r:id="rId226" w:history="1">
              <w:proofErr w:type="spellStart"/>
              <w:r>
                <w:rPr>
                  <w:rStyle w:val="Hyperlink"/>
                  <w:rFonts w:ascii="&amp;quot" w:hAnsi="&amp;quot"/>
                  <w:b w:val="0"/>
                  <w:bCs w:val="0"/>
                  <w:color w:val="616161"/>
                  <w:sz w:val="15"/>
                  <w:szCs w:val="15"/>
                  <w:bdr w:val="none" w:sz="0" w:space="0" w:color="auto" w:frame="1"/>
                </w:rPr>
                <w:t>JMeter</w:t>
              </w:r>
              <w:proofErr w:type="spellEnd"/>
              <w:r>
                <w:rPr>
                  <w:rStyle w:val="Hyperlink"/>
                  <w:rFonts w:ascii="&amp;quot" w:hAnsi="&amp;quot"/>
                  <w:b w:val="0"/>
                  <w:bCs w:val="0"/>
                  <w:color w:val="616161"/>
                  <w:sz w:val="15"/>
                  <w:szCs w:val="15"/>
                  <w:bdr w:val="none" w:sz="0" w:space="0" w:color="auto" w:frame="1"/>
                </w:rPr>
                <w:t xml:space="preserve"> – Real Time Results – </w:t>
              </w:r>
              <w:proofErr w:type="spellStart"/>
              <w:r>
                <w:rPr>
                  <w:rStyle w:val="Hyperlink"/>
                  <w:rFonts w:ascii="&amp;quot" w:hAnsi="&amp;quot"/>
                  <w:b w:val="0"/>
                  <w:bCs w:val="0"/>
                  <w:color w:val="616161"/>
                  <w:sz w:val="15"/>
                  <w:szCs w:val="15"/>
                  <w:bdr w:val="none" w:sz="0" w:space="0" w:color="auto" w:frame="1"/>
                </w:rPr>
                <w:t>InfluxDB</w:t>
              </w:r>
              <w:proofErr w:type="spellEnd"/>
              <w:r>
                <w:rPr>
                  <w:rStyle w:val="Hyperlink"/>
                  <w:rFonts w:ascii="&amp;quot" w:hAnsi="&amp;quot"/>
                  <w:b w:val="0"/>
                  <w:bCs w:val="0"/>
                  <w:color w:val="616161"/>
                  <w:sz w:val="15"/>
                  <w:szCs w:val="15"/>
                  <w:bdr w:val="none" w:sz="0" w:space="0" w:color="auto" w:frame="1"/>
                </w:rPr>
                <w:t xml:space="preserve"> &amp; </w:t>
              </w:r>
              <w:proofErr w:type="spellStart"/>
              <w:r>
                <w:rPr>
                  <w:rStyle w:val="Hyperlink"/>
                  <w:rFonts w:ascii="&amp;quot" w:hAnsi="&amp;quot"/>
                  <w:b w:val="0"/>
                  <w:bCs w:val="0"/>
                  <w:color w:val="616161"/>
                  <w:sz w:val="15"/>
                  <w:szCs w:val="15"/>
                  <w:bdr w:val="none" w:sz="0" w:space="0" w:color="auto" w:frame="1"/>
                </w:rPr>
                <w:t>Grafana</w:t>
              </w:r>
              <w:proofErr w:type="spellEnd"/>
              <w:r>
                <w:rPr>
                  <w:rStyle w:val="Hyperlink"/>
                  <w:rFonts w:ascii="&amp;quot" w:hAnsi="&amp;quot"/>
                  <w:b w:val="0"/>
                  <w:bCs w:val="0"/>
                  <w:color w:val="616161"/>
                  <w:sz w:val="15"/>
                  <w:szCs w:val="15"/>
                  <w:bdr w:val="none" w:sz="0" w:space="0" w:color="auto" w:frame="1"/>
                </w:rPr>
                <w:t xml:space="preserve"> – Part 2 – Adding Custom Fields</w:t>
              </w:r>
            </w:hyperlink>
          </w:p>
          <w:p w:rsidR="00B646B0" w:rsidRDefault="00B646B0" w:rsidP="00B646B0">
            <w:pPr>
              <w:shd w:val="clear" w:color="auto" w:fill="FFFFFF"/>
              <w:jc w:val="center"/>
              <w:rPr>
                <w:rFonts w:ascii="&amp;quot" w:hAnsi="&amp;quot"/>
                <w:color w:val="333333"/>
                <w:sz w:val="10"/>
                <w:szCs w:val="10"/>
              </w:rPr>
            </w:pPr>
            <w:r>
              <w:rPr>
                <w:rStyle w:val="entry-date"/>
                <w:rFonts w:ascii="&amp;quot" w:hAnsi="&amp;quot"/>
                <w:color w:val="333333"/>
                <w:sz w:val="10"/>
                <w:szCs w:val="10"/>
              </w:rPr>
              <w:t>December 12, 2016</w:t>
            </w:r>
            <w:r>
              <w:rPr>
                <w:rFonts w:ascii="&amp;quot" w:hAnsi="&amp;quot"/>
                <w:color w:val="333333"/>
                <w:sz w:val="10"/>
                <w:szCs w:val="10"/>
              </w:rPr>
              <w:t xml:space="preserve"> </w:t>
            </w:r>
            <w:hyperlink r:id="rId227" w:anchor="comments" w:history="1">
              <w:r>
                <w:rPr>
                  <w:rStyle w:val="Hyperlink"/>
                  <w:rFonts w:ascii="&amp;quot" w:hAnsi="&amp;quot"/>
                  <w:color w:val="616161"/>
                  <w:sz w:val="10"/>
                  <w:szCs w:val="10"/>
                  <w:bdr w:val="none" w:sz="0" w:space="0" w:color="auto" w:frame="1"/>
                </w:rPr>
                <w:t>4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B646B0" w:rsidRDefault="00B646B0" w:rsidP="00B646B0">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 xml:space="preserve">I already have been using </w:t>
            </w:r>
            <w:proofErr w:type="spellStart"/>
            <w:r>
              <w:rPr>
                <w:rFonts w:ascii="&amp;quot" w:hAnsi="&amp;quot"/>
                <w:color w:val="545252"/>
                <w:sz w:val="11"/>
                <w:szCs w:val="11"/>
              </w:rPr>
              <w:t>InfluxDB</w:t>
            </w:r>
            <w:proofErr w:type="spellEnd"/>
            <w:r>
              <w:rPr>
                <w:rFonts w:ascii="&amp;quot" w:hAnsi="&amp;quot"/>
                <w:color w:val="545252"/>
                <w:sz w:val="11"/>
                <w:szCs w:val="11"/>
              </w:rPr>
              <w:t xml:space="preserve"> + </w:t>
            </w:r>
            <w:proofErr w:type="spellStart"/>
            <w:r>
              <w:rPr>
                <w:rFonts w:ascii="&amp;quot" w:hAnsi="&amp;quot"/>
                <w:color w:val="545252"/>
                <w:sz w:val="11"/>
                <w:szCs w:val="11"/>
              </w:rPr>
              <w:t>Grafana</w:t>
            </w:r>
            <w:proofErr w:type="spellEnd"/>
            <w:r>
              <w:rPr>
                <w:rFonts w:ascii="&amp;quot" w:hAnsi="&amp;quot"/>
                <w:color w:val="545252"/>
                <w:sz w:val="11"/>
                <w:szCs w:val="11"/>
              </w:rPr>
              <w:t xml:space="preserve"> for real time results of my </w:t>
            </w:r>
            <w:proofErr w:type="spellStart"/>
            <w:r>
              <w:rPr>
                <w:rFonts w:ascii="&amp;quot" w:hAnsi="&amp;quot"/>
                <w:color w:val="545252"/>
                <w:sz w:val="11"/>
                <w:szCs w:val="11"/>
              </w:rPr>
              <w:t>JMeter</w:t>
            </w:r>
            <w:proofErr w:type="spellEnd"/>
            <w:r>
              <w:rPr>
                <w:rFonts w:ascii="&amp;quot" w:hAnsi="&amp;quot"/>
                <w:color w:val="545252"/>
                <w:sz w:val="11"/>
                <w:szCs w:val="11"/>
              </w:rPr>
              <w:t xml:space="preserve"> test. You can find more details on the basic setup here.   In this article, </w:t>
            </w:r>
            <w:proofErr w:type="spellStart"/>
            <w:proofErr w:type="gramStart"/>
            <w:r>
              <w:rPr>
                <w:rFonts w:ascii="&amp;quot" w:hAnsi="&amp;quot"/>
                <w:color w:val="545252"/>
                <w:sz w:val="11"/>
                <w:szCs w:val="11"/>
              </w:rPr>
              <w:t>Lets</w:t>
            </w:r>
            <w:proofErr w:type="spellEnd"/>
            <w:proofErr w:type="gramEnd"/>
            <w:r>
              <w:rPr>
                <w:rFonts w:ascii="&amp;quot" w:hAnsi="&amp;quot"/>
                <w:color w:val="545252"/>
                <w:sz w:val="11"/>
                <w:szCs w:val="11"/>
              </w:rPr>
              <w:t xml:space="preserve"> see how we can add some custom fields into the </w:t>
            </w:r>
            <w:proofErr w:type="spellStart"/>
            <w:r>
              <w:rPr>
                <w:rFonts w:ascii="&amp;quot" w:hAnsi="&amp;quot"/>
                <w:color w:val="545252"/>
                <w:sz w:val="11"/>
                <w:szCs w:val="11"/>
              </w:rPr>
              <w:t>InfluxDB</w:t>
            </w:r>
            <w:proofErr w:type="spellEnd"/>
            <w:r>
              <w:rPr>
                <w:rFonts w:ascii="&amp;quot" w:hAnsi="&amp;quot"/>
                <w:color w:val="545252"/>
                <w:sz w:val="11"/>
                <w:szCs w:val="11"/>
              </w:rPr>
              <w:t xml:space="preserve"> measurements for faster search which we might need in future. Problem Statement: In</w:t>
            </w:r>
          </w:p>
          <w:p w:rsidR="00B646B0" w:rsidRDefault="00B646B0" w:rsidP="00B646B0">
            <w:pPr>
              <w:shd w:val="clear" w:color="auto" w:fill="FFFFFF"/>
              <w:rPr>
                <w:rFonts w:ascii="&amp;quot" w:hAnsi="&amp;quot"/>
                <w:color w:val="333333"/>
                <w:sz w:val="10"/>
                <w:szCs w:val="10"/>
              </w:rPr>
            </w:pPr>
            <w:hyperlink r:id="rId228" w:tooltip="More" w:history="1">
              <w:r>
                <w:rPr>
                  <w:rStyle w:val="button"/>
                  <w:rFonts w:ascii="&amp;quot" w:hAnsi="&amp;quot"/>
                  <w:color w:val="FFFFFF"/>
                  <w:sz w:val="10"/>
                  <w:szCs w:val="10"/>
                  <w:bdr w:val="none" w:sz="0" w:space="0" w:color="auto" w:frame="1"/>
                  <w:shd w:val="clear" w:color="auto" w:fill="FF6644"/>
                </w:rPr>
                <w:t>Read More</w:t>
              </w:r>
              <w:r>
                <w:rPr>
                  <w:rStyle w:val="Hyperlink"/>
                  <w:rFonts w:ascii="&amp;quot" w:hAnsi="&amp;quot"/>
                  <w:color w:val="333333"/>
                  <w:sz w:val="10"/>
                  <w:szCs w:val="10"/>
                  <w:bdr w:val="none" w:sz="0" w:space="0" w:color="auto" w:frame="1"/>
                </w:rPr>
                <w:t xml:space="preserve"> </w:t>
              </w:r>
            </w:hyperlink>
          </w:p>
          <w:p w:rsidR="00B646B0" w:rsidRDefault="00B646B0" w:rsidP="00B646B0">
            <w:pPr>
              <w:rPr>
                <w:rFonts w:ascii="&amp;quot" w:hAnsi="&amp;quot"/>
                <w:color w:val="333333"/>
                <w:sz w:val="10"/>
                <w:szCs w:val="10"/>
              </w:rPr>
            </w:pPr>
            <w:r>
              <w:rPr>
                <w:rFonts w:ascii="&amp;quot" w:hAnsi="&amp;quot"/>
                <w:noProof/>
                <w:color w:val="333333"/>
                <w:sz w:val="10"/>
                <w:szCs w:val="10"/>
              </w:rPr>
              <w:drawing>
                <wp:inline distT="0" distB="0" distL="0" distR="0">
                  <wp:extent cx="5512435" cy="3345815"/>
                  <wp:effectExtent l="19050" t="0" r="0" b="0"/>
                  <wp:docPr id="67" name="Picture 6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1"/>
                          <pic:cNvPicPr>
                            <a:picLocks noChangeAspect="1" noChangeArrowheads="1"/>
                          </pic:cNvPicPr>
                        </pic:nvPicPr>
                        <pic:blipFill>
                          <a:blip r:embed="rId229" cstate="print"/>
                          <a:srcRect/>
                          <a:stretch>
                            <a:fillRect/>
                          </a:stretch>
                        </pic:blipFill>
                        <pic:spPr bwMode="auto">
                          <a:xfrm>
                            <a:off x="0" y="0"/>
                            <a:ext cx="5512435" cy="3345815"/>
                          </a:xfrm>
                          <a:prstGeom prst="rect">
                            <a:avLst/>
                          </a:prstGeom>
                          <a:noFill/>
                          <a:ln w="9525">
                            <a:noFill/>
                            <a:miter lim="800000"/>
                            <a:headEnd/>
                            <a:tailEnd/>
                          </a:ln>
                        </pic:spPr>
                      </pic:pic>
                    </a:graphicData>
                  </a:graphic>
                </wp:inline>
              </w:drawing>
            </w:r>
          </w:p>
          <w:p w:rsidR="00B646B0" w:rsidRDefault="00B646B0" w:rsidP="00B646B0">
            <w:pPr>
              <w:pStyle w:val="Heading3"/>
              <w:spacing w:before="0" w:after="102" w:line="180" w:lineRule="atLeast"/>
              <w:jc w:val="center"/>
              <w:rPr>
                <w:rFonts w:ascii="&amp;quot" w:hAnsi="&amp;quot"/>
                <w:b w:val="0"/>
                <w:bCs w:val="0"/>
                <w:color w:val="616161"/>
                <w:sz w:val="15"/>
                <w:szCs w:val="15"/>
              </w:rPr>
            </w:pPr>
            <w:hyperlink r:id="rId230" w:history="1">
              <w:r>
                <w:rPr>
                  <w:rStyle w:val="Hyperlink"/>
                  <w:rFonts w:ascii="&amp;quot" w:hAnsi="&amp;quot"/>
                  <w:b w:val="0"/>
                  <w:bCs w:val="0"/>
                  <w:color w:val="616161"/>
                  <w:sz w:val="15"/>
                  <w:szCs w:val="15"/>
                  <w:bdr w:val="none" w:sz="0" w:space="0" w:color="auto" w:frame="1"/>
                </w:rPr>
                <w:t xml:space="preserve">JMX Monitoring using </w:t>
              </w:r>
              <w:proofErr w:type="spellStart"/>
              <w:r>
                <w:rPr>
                  <w:rStyle w:val="Hyperlink"/>
                  <w:rFonts w:ascii="&amp;quot" w:hAnsi="&amp;quot"/>
                  <w:b w:val="0"/>
                  <w:bCs w:val="0"/>
                  <w:color w:val="616161"/>
                  <w:sz w:val="15"/>
                  <w:szCs w:val="15"/>
                  <w:bdr w:val="none" w:sz="0" w:space="0" w:color="auto" w:frame="1"/>
                </w:rPr>
                <w:t>Collectd</w:t>
              </w:r>
              <w:proofErr w:type="spellEnd"/>
              <w:r>
                <w:rPr>
                  <w:rStyle w:val="Hyperlink"/>
                  <w:rFonts w:ascii="&amp;quot" w:hAnsi="&amp;quot"/>
                  <w:b w:val="0"/>
                  <w:bCs w:val="0"/>
                  <w:color w:val="616161"/>
                  <w:sz w:val="15"/>
                  <w:szCs w:val="15"/>
                  <w:bdr w:val="none" w:sz="0" w:space="0" w:color="auto" w:frame="1"/>
                </w:rPr>
                <w:t xml:space="preserve"> + </w:t>
              </w:r>
              <w:proofErr w:type="spellStart"/>
              <w:r>
                <w:rPr>
                  <w:rStyle w:val="Hyperlink"/>
                  <w:rFonts w:ascii="&amp;quot" w:hAnsi="&amp;quot"/>
                  <w:b w:val="0"/>
                  <w:bCs w:val="0"/>
                  <w:color w:val="616161"/>
                  <w:sz w:val="15"/>
                  <w:szCs w:val="15"/>
                  <w:bdr w:val="none" w:sz="0" w:space="0" w:color="auto" w:frame="1"/>
                </w:rPr>
                <w:t>InfluxDB</w:t>
              </w:r>
              <w:proofErr w:type="spellEnd"/>
              <w:r>
                <w:rPr>
                  <w:rStyle w:val="Hyperlink"/>
                  <w:rFonts w:ascii="&amp;quot" w:hAnsi="&amp;quot"/>
                  <w:b w:val="0"/>
                  <w:bCs w:val="0"/>
                  <w:color w:val="616161"/>
                  <w:sz w:val="15"/>
                  <w:szCs w:val="15"/>
                  <w:bdr w:val="none" w:sz="0" w:space="0" w:color="auto" w:frame="1"/>
                </w:rPr>
                <w:t xml:space="preserve"> + </w:t>
              </w:r>
              <w:proofErr w:type="spellStart"/>
              <w:r>
                <w:rPr>
                  <w:rStyle w:val="Hyperlink"/>
                  <w:rFonts w:ascii="&amp;quot" w:hAnsi="&amp;quot"/>
                  <w:b w:val="0"/>
                  <w:bCs w:val="0"/>
                  <w:color w:val="616161"/>
                  <w:sz w:val="15"/>
                  <w:szCs w:val="15"/>
                  <w:bdr w:val="none" w:sz="0" w:space="0" w:color="auto" w:frame="1"/>
                </w:rPr>
                <w:t>Grafana</w:t>
              </w:r>
              <w:proofErr w:type="spellEnd"/>
            </w:hyperlink>
          </w:p>
          <w:p w:rsidR="00B646B0" w:rsidRDefault="00B646B0" w:rsidP="00B646B0">
            <w:pPr>
              <w:shd w:val="clear" w:color="auto" w:fill="FFFFFF"/>
              <w:jc w:val="center"/>
              <w:rPr>
                <w:rFonts w:ascii="&amp;quot" w:hAnsi="&amp;quot"/>
                <w:color w:val="333333"/>
                <w:sz w:val="10"/>
                <w:szCs w:val="10"/>
              </w:rPr>
            </w:pPr>
            <w:r>
              <w:rPr>
                <w:rStyle w:val="entry-date"/>
                <w:rFonts w:ascii="&amp;quot" w:hAnsi="&amp;quot"/>
                <w:color w:val="333333"/>
                <w:sz w:val="10"/>
                <w:szCs w:val="10"/>
              </w:rPr>
              <w:t>November 28, 2016</w:t>
            </w:r>
            <w:r>
              <w:rPr>
                <w:rFonts w:ascii="&amp;quot" w:hAnsi="&amp;quot"/>
                <w:color w:val="333333"/>
                <w:sz w:val="10"/>
                <w:szCs w:val="10"/>
              </w:rPr>
              <w:t xml:space="preserve"> </w:t>
            </w:r>
            <w:hyperlink r:id="rId231" w:anchor="comments" w:history="1">
              <w:r>
                <w:rPr>
                  <w:rStyle w:val="Hyperlink"/>
                  <w:rFonts w:ascii="&amp;quot" w:hAnsi="&amp;quot"/>
                  <w:color w:val="616161"/>
                  <w:sz w:val="10"/>
                  <w:szCs w:val="10"/>
                  <w:bdr w:val="none" w:sz="0" w:space="0" w:color="auto" w:frame="1"/>
                </w:rPr>
                <w:t>9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B646B0" w:rsidRDefault="00B646B0" w:rsidP="00B646B0">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lastRenderedPageBreak/>
              <w:t xml:space="preserve">We have already seen monitoring CPU / Memory utilization using </w:t>
            </w:r>
            <w:proofErr w:type="spellStart"/>
            <w:r>
              <w:rPr>
                <w:rFonts w:ascii="&amp;quot" w:hAnsi="&amp;quot"/>
                <w:color w:val="545252"/>
                <w:sz w:val="11"/>
                <w:szCs w:val="11"/>
              </w:rPr>
              <w:t>Collectd</w:t>
            </w:r>
            <w:proofErr w:type="spellEnd"/>
            <w:r>
              <w:rPr>
                <w:rFonts w:ascii="&amp;quot" w:hAnsi="&amp;quot"/>
                <w:color w:val="545252"/>
                <w:sz w:val="11"/>
                <w:szCs w:val="11"/>
              </w:rPr>
              <w:t xml:space="preserve"> (this article). But It does not give all the information to identify the bottleneck of a Performance issue. In this article, we will be using </w:t>
            </w:r>
            <w:proofErr w:type="spellStart"/>
            <w:r>
              <w:rPr>
                <w:rFonts w:ascii="&amp;quot" w:hAnsi="&amp;quot"/>
                <w:color w:val="545252"/>
                <w:sz w:val="11"/>
                <w:szCs w:val="11"/>
              </w:rPr>
              <w:t>Collectd</w:t>
            </w:r>
            <w:proofErr w:type="spellEnd"/>
            <w:r>
              <w:rPr>
                <w:rFonts w:ascii="&amp;quot" w:hAnsi="&amp;quot"/>
                <w:color w:val="545252"/>
                <w:sz w:val="11"/>
                <w:szCs w:val="11"/>
              </w:rPr>
              <w:t xml:space="preserve"> Java </w:t>
            </w:r>
            <w:proofErr w:type="spellStart"/>
            <w:r>
              <w:rPr>
                <w:rFonts w:ascii="&amp;quot" w:hAnsi="&amp;quot"/>
                <w:color w:val="545252"/>
                <w:sz w:val="11"/>
                <w:szCs w:val="11"/>
              </w:rPr>
              <w:t>plugin</w:t>
            </w:r>
            <w:proofErr w:type="spellEnd"/>
            <w:r>
              <w:rPr>
                <w:rFonts w:ascii="&amp;quot" w:hAnsi="&amp;quot"/>
                <w:color w:val="545252"/>
                <w:sz w:val="11"/>
                <w:szCs w:val="11"/>
              </w:rPr>
              <w:t xml:space="preserve"> to monitor and manage Java Virtual Machine (JVM) using its JMX technology. Goal: To monitor and manage the</w:t>
            </w:r>
          </w:p>
          <w:p w:rsidR="00B646B0" w:rsidRDefault="00B646B0" w:rsidP="00B646B0">
            <w:pPr>
              <w:shd w:val="clear" w:color="auto" w:fill="FFFFFF"/>
              <w:rPr>
                <w:rFonts w:ascii="&amp;quot" w:hAnsi="&amp;quot"/>
                <w:color w:val="333333"/>
                <w:sz w:val="10"/>
                <w:szCs w:val="10"/>
              </w:rPr>
            </w:pPr>
            <w:hyperlink r:id="rId232" w:tooltip="More" w:history="1">
              <w:r>
                <w:rPr>
                  <w:rStyle w:val="button"/>
                  <w:rFonts w:ascii="&amp;quot" w:hAnsi="&amp;quot"/>
                  <w:color w:val="FFFFFF"/>
                  <w:sz w:val="10"/>
                  <w:szCs w:val="10"/>
                  <w:bdr w:val="none" w:sz="0" w:space="0" w:color="auto" w:frame="1"/>
                  <w:shd w:val="clear" w:color="auto" w:fill="FF6644"/>
                </w:rPr>
                <w:t>Read More</w:t>
              </w:r>
              <w:r>
                <w:rPr>
                  <w:rStyle w:val="Hyperlink"/>
                  <w:rFonts w:ascii="&amp;quot" w:hAnsi="&amp;quot"/>
                  <w:color w:val="333333"/>
                  <w:sz w:val="10"/>
                  <w:szCs w:val="10"/>
                  <w:bdr w:val="none" w:sz="0" w:space="0" w:color="auto" w:frame="1"/>
                </w:rPr>
                <w:t xml:space="preserve"> </w:t>
              </w:r>
            </w:hyperlink>
          </w:p>
          <w:p w:rsidR="00B646B0" w:rsidRDefault="00B646B0" w:rsidP="00B646B0">
            <w:pPr>
              <w:pStyle w:val="Heading3"/>
              <w:spacing w:before="0" w:after="102" w:line="180" w:lineRule="atLeast"/>
              <w:jc w:val="center"/>
              <w:rPr>
                <w:rFonts w:ascii="&amp;quot" w:hAnsi="&amp;quot"/>
                <w:b w:val="0"/>
                <w:bCs w:val="0"/>
                <w:color w:val="616161"/>
                <w:sz w:val="15"/>
                <w:szCs w:val="15"/>
              </w:rPr>
            </w:pPr>
            <w:hyperlink r:id="rId233" w:history="1">
              <w:proofErr w:type="spellStart"/>
              <w:r>
                <w:rPr>
                  <w:rStyle w:val="Hyperlink"/>
                  <w:rFonts w:ascii="&amp;quot" w:hAnsi="&amp;quot"/>
                  <w:b w:val="0"/>
                  <w:bCs w:val="0"/>
                  <w:color w:val="616161"/>
                  <w:sz w:val="15"/>
                  <w:szCs w:val="15"/>
                  <w:bdr w:val="none" w:sz="0" w:space="0" w:color="auto" w:frame="1"/>
                </w:rPr>
                <w:t>JMeter</w:t>
              </w:r>
              <w:proofErr w:type="spellEnd"/>
              <w:r>
                <w:rPr>
                  <w:rStyle w:val="Hyperlink"/>
                  <w:rFonts w:ascii="&amp;quot" w:hAnsi="&amp;quot"/>
                  <w:b w:val="0"/>
                  <w:bCs w:val="0"/>
                  <w:color w:val="616161"/>
                  <w:sz w:val="15"/>
                  <w:szCs w:val="15"/>
                  <w:bdr w:val="none" w:sz="0" w:space="0" w:color="auto" w:frame="1"/>
                </w:rPr>
                <w:t xml:space="preserve"> – Continuous Performance Testing – </w:t>
              </w:r>
              <w:proofErr w:type="spellStart"/>
              <w:r>
                <w:rPr>
                  <w:rStyle w:val="Hyperlink"/>
                  <w:rFonts w:ascii="&amp;quot" w:hAnsi="&amp;quot"/>
                  <w:b w:val="0"/>
                  <w:bCs w:val="0"/>
                  <w:color w:val="616161"/>
                  <w:sz w:val="15"/>
                  <w:szCs w:val="15"/>
                  <w:bdr w:val="none" w:sz="0" w:space="0" w:color="auto" w:frame="1"/>
                </w:rPr>
                <w:t>JMeter</w:t>
              </w:r>
              <w:proofErr w:type="spellEnd"/>
              <w:r>
                <w:rPr>
                  <w:rStyle w:val="Hyperlink"/>
                  <w:rFonts w:ascii="&amp;quot" w:hAnsi="&amp;quot"/>
                  <w:b w:val="0"/>
                  <w:bCs w:val="0"/>
                  <w:color w:val="616161"/>
                  <w:sz w:val="15"/>
                  <w:szCs w:val="15"/>
                  <w:bdr w:val="none" w:sz="0" w:space="0" w:color="auto" w:frame="1"/>
                </w:rPr>
                <w:t xml:space="preserve"> + Maven</w:t>
              </w:r>
            </w:hyperlink>
          </w:p>
          <w:p w:rsidR="00B646B0" w:rsidRDefault="00B646B0" w:rsidP="00B646B0">
            <w:pPr>
              <w:shd w:val="clear" w:color="auto" w:fill="FFFFFF"/>
              <w:jc w:val="center"/>
              <w:rPr>
                <w:rFonts w:ascii="&amp;quot" w:hAnsi="&amp;quot"/>
                <w:color w:val="333333"/>
                <w:sz w:val="10"/>
                <w:szCs w:val="10"/>
              </w:rPr>
            </w:pPr>
            <w:r>
              <w:rPr>
                <w:rStyle w:val="entry-date"/>
                <w:rFonts w:ascii="&amp;quot" w:hAnsi="&amp;quot"/>
                <w:color w:val="333333"/>
                <w:sz w:val="10"/>
                <w:szCs w:val="10"/>
              </w:rPr>
              <w:t>November 21, 2016</w:t>
            </w:r>
            <w:r>
              <w:rPr>
                <w:rFonts w:ascii="&amp;quot" w:hAnsi="&amp;quot"/>
                <w:color w:val="333333"/>
                <w:sz w:val="10"/>
                <w:szCs w:val="10"/>
              </w:rPr>
              <w:t xml:space="preserve"> </w:t>
            </w:r>
            <w:hyperlink r:id="rId234" w:anchor="comments" w:history="1">
              <w:r>
                <w:rPr>
                  <w:rStyle w:val="Hyperlink"/>
                  <w:rFonts w:ascii="&amp;quot" w:hAnsi="&amp;quot"/>
                  <w:color w:val="616161"/>
                  <w:sz w:val="10"/>
                  <w:szCs w:val="10"/>
                  <w:bdr w:val="none" w:sz="0" w:space="0" w:color="auto" w:frame="1"/>
                </w:rPr>
                <w:t>8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B646B0" w:rsidRDefault="00B646B0" w:rsidP="00B646B0">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 xml:space="preserve">I am going to shamelessly copy some content from the article on </w:t>
            </w:r>
            <w:proofErr w:type="spellStart"/>
            <w:r>
              <w:rPr>
                <w:rFonts w:ascii="&amp;quot" w:hAnsi="&amp;quot"/>
                <w:color w:val="545252"/>
                <w:sz w:val="11"/>
                <w:szCs w:val="11"/>
              </w:rPr>
              <w:t>JMeter</w:t>
            </w:r>
            <w:proofErr w:type="spellEnd"/>
            <w:r>
              <w:rPr>
                <w:rFonts w:ascii="&amp;quot" w:hAnsi="&amp;quot"/>
                <w:color w:val="545252"/>
                <w:sz w:val="11"/>
                <w:szCs w:val="11"/>
              </w:rPr>
              <w:t xml:space="preserve"> + Ant. Goal: To create a Continuous Delivery Pipeline which includes Performance Testing process to detect any performance related issues as early as possible. Usually the full scale Performance Test will be done in the Staging/Pre-Production environment which could be identical to your Production environment. Code</w:t>
            </w:r>
          </w:p>
          <w:p w:rsidR="00B646B0" w:rsidRDefault="00B646B0" w:rsidP="00B646B0">
            <w:pPr>
              <w:shd w:val="clear" w:color="auto" w:fill="FFFFFF"/>
              <w:rPr>
                <w:rFonts w:ascii="&amp;quot" w:hAnsi="&amp;quot"/>
                <w:color w:val="333333"/>
                <w:sz w:val="10"/>
                <w:szCs w:val="10"/>
              </w:rPr>
            </w:pPr>
            <w:hyperlink r:id="rId235" w:tooltip="More" w:history="1">
              <w:r>
                <w:rPr>
                  <w:rStyle w:val="button"/>
                  <w:rFonts w:ascii="&amp;quot" w:hAnsi="&amp;quot"/>
                  <w:color w:val="FFFFFF"/>
                  <w:sz w:val="10"/>
                  <w:szCs w:val="10"/>
                  <w:bdr w:val="none" w:sz="0" w:space="0" w:color="auto" w:frame="1"/>
                  <w:shd w:val="clear" w:color="auto" w:fill="FF6644"/>
                </w:rPr>
                <w:t>Read More</w:t>
              </w:r>
              <w:r>
                <w:rPr>
                  <w:rStyle w:val="Hyperlink"/>
                  <w:rFonts w:ascii="&amp;quot" w:hAnsi="&amp;quot"/>
                  <w:color w:val="333333"/>
                  <w:sz w:val="10"/>
                  <w:szCs w:val="10"/>
                  <w:bdr w:val="none" w:sz="0" w:space="0" w:color="auto" w:frame="1"/>
                </w:rPr>
                <w:t xml:space="preserve"> </w:t>
              </w:r>
            </w:hyperlink>
          </w:p>
          <w:p w:rsidR="00B646B0" w:rsidRDefault="00B646B0" w:rsidP="00B646B0">
            <w:pPr>
              <w:rPr>
                <w:rFonts w:ascii="&amp;quot" w:hAnsi="&amp;quot"/>
                <w:color w:val="333333"/>
                <w:sz w:val="10"/>
                <w:szCs w:val="10"/>
              </w:rPr>
            </w:pPr>
            <w:r>
              <w:rPr>
                <w:rFonts w:ascii="&amp;quot" w:hAnsi="&amp;quot"/>
                <w:noProof/>
                <w:color w:val="333333"/>
                <w:sz w:val="10"/>
                <w:szCs w:val="10"/>
              </w:rPr>
              <w:drawing>
                <wp:inline distT="0" distB="0" distL="0" distR="0">
                  <wp:extent cx="7163435" cy="3275965"/>
                  <wp:effectExtent l="19050" t="0" r="0" b="0"/>
                  <wp:docPr id="68" name="Picture 68" descr="select-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elect-host"/>
                          <pic:cNvPicPr>
                            <a:picLocks noChangeAspect="1" noChangeArrowheads="1"/>
                          </pic:cNvPicPr>
                        </pic:nvPicPr>
                        <pic:blipFill>
                          <a:blip r:embed="rId236" cstate="print"/>
                          <a:srcRect/>
                          <a:stretch>
                            <a:fillRect/>
                          </a:stretch>
                        </pic:blipFill>
                        <pic:spPr bwMode="auto">
                          <a:xfrm>
                            <a:off x="0" y="0"/>
                            <a:ext cx="7163435" cy="3275965"/>
                          </a:xfrm>
                          <a:prstGeom prst="rect">
                            <a:avLst/>
                          </a:prstGeom>
                          <a:noFill/>
                          <a:ln w="9525">
                            <a:noFill/>
                            <a:miter lim="800000"/>
                            <a:headEnd/>
                            <a:tailEnd/>
                          </a:ln>
                        </pic:spPr>
                      </pic:pic>
                    </a:graphicData>
                  </a:graphic>
                </wp:inline>
              </w:drawing>
            </w:r>
          </w:p>
          <w:p w:rsidR="00B646B0" w:rsidRDefault="00B646B0" w:rsidP="00B646B0">
            <w:pPr>
              <w:pStyle w:val="Heading3"/>
              <w:spacing w:before="0" w:after="102" w:line="180" w:lineRule="atLeast"/>
              <w:jc w:val="center"/>
              <w:rPr>
                <w:rFonts w:ascii="&amp;quot" w:hAnsi="&amp;quot"/>
                <w:b w:val="0"/>
                <w:bCs w:val="0"/>
                <w:color w:val="616161"/>
                <w:sz w:val="15"/>
                <w:szCs w:val="15"/>
              </w:rPr>
            </w:pPr>
            <w:hyperlink r:id="rId237" w:history="1">
              <w:proofErr w:type="spellStart"/>
              <w:r>
                <w:rPr>
                  <w:rStyle w:val="Hyperlink"/>
                  <w:rFonts w:ascii="&amp;quot" w:hAnsi="&amp;quot"/>
                  <w:b w:val="0"/>
                  <w:bCs w:val="0"/>
                  <w:color w:val="616161"/>
                  <w:sz w:val="15"/>
                  <w:szCs w:val="15"/>
                  <w:bdr w:val="none" w:sz="0" w:space="0" w:color="auto" w:frame="1"/>
                </w:rPr>
                <w:t>JMeter</w:t>
              </w:r>
              <w:proofErr w:type="spellEnd"/>
              <w:r>
                <w:rPr>
                  <w:rStyle w:val="Hyperlink"/>
                  <w:rFonts w:ascii="&amp;quot" w:hAnsi="&amp;quot"/>
                  <w:b w:val="0"/>
                  <w:bCs w:val="0"/>
                  <w:color w:val="616161"/>
                  <w:sz w:val="15"/>
                  <w:szCs w:val="15"/>
                  <w:bdr w:val="none" w:sz="0" w:space="0" w:color="auto" w:frame="1"/>
                </w:rPr>
                <w:t xml:space="preserve"> – Server Performance Monitoring with </w:t>
              </w:r>
              <w:proofErr w:type="spellStart"/>
              <w:r>
                <w:rPr>
                  <w:rStyle w:val="Hyperlink"/>
                  <w:rFonts w:ascii="&amp;quot" w:hAnsi="&amp;quot"/>
                  <w:b w:val="0"/>
                  <w:bCs w:val="0"/>
                  <w:color w:val="616161"/>
                  <w:sz w:val="15"/>
                  <w:szCs w:val="15"/>
                  <w:bdr w:val="none" w:sz="0" w:space="0" w:color="auto" w:frame="1"/>
                </w:rPr>
                <w:t>Collectd</w:t>
              </w:r>
              <w:proofErr w:type="spellEnd"/>
              <w:r>
                <w:rPr>
                  <w:rStyle w:val="Hyperlink"/>
                  <w:rFonts w:ascii="&amp;quot" w:hAnsi="&amp;quot"/>
                  <w:b w:val="0"/>
                  <w:bCs w:val="0"/>
                  <w:color w:val="616161"/>
                  <w:sz w:val="15"/>
                  <w:szCs w:val="15"/>
                  <w:bdr w:val="none" w:sz="0" w:space="0" w:color="auto" w:frame="1"/>
                </w:rPr>
                <w:t xml:space="preserve"> + </w:t>
              </w:r>
              <w:proofErr w:type="spellStart"/>
              <w:r>
                <w:rPr>
                  <w:rStyle w:val="Hyperlink"/>
                  <w:rFonts w:ascii="&amp;quot" w:hAnsi="&amp;quot"/>
                  <w:b w:val="0"/>
                  <w:bCs w:val="0"/>
                  <w:color w:val="616161"/>
                  <w:sz w:val="15"/>
                  <w:szCs w:val="15"/>
                  <w:bdr w:val="none" w:sz="0" w:space="0" w:color="auto" w:frame="1"/>
                </w:rPr>
                <w:t>InfluxDB</w:t>
              </w:r>
              <w:proofErr w:type="spellEnd"/>
              <w:r>
                <w:rPr>
                  <w:rStyle w:val="Hyperlink"/>
                  <w:rFonts w:ascii="&amp;quot" w:hAnsi="&amp;quot"/>
                  <w:b w:val="0"/>
                  <w:bCs w:val="0"/>
                  <w:color w:val="616161"/>
                  <w:sz w:val="15"/>
                  <w:szCs w:val="15"/>
                  <w:bdr w:val="none" w:sz="0" w:space="0" w:color="auto" w:frame="1"/>
                </w:rPr>
                <w:t xml:space="preserve"> + </w:t>
              </w:r>
              <w:proofErr w:type="spellStart"/>
              <w:r>
                <w:rPr>
                  <w:rStyle w:val="Hyperlink"/>
                  <w:rFonts w:ascii="&amp;quot" w:hAnsi="&amp;quot"/>
                  <w:b w:val="0"/>
                  <w:bCs w:val="0"/>
                  <w:color w:val="616161"/>
                  <w:sz w:val="15"/>
                  <w:szCs w:val="15"/>
                  <w:bdr w:val="none" w:sz="0" w:space="0" w:color="auto" w:frame="1"/>
                </w:rPr>
                <w:t>Grafana</w:t>
              </w:r>
              <w:proofErr w:type="spellEnd"/>
            </w:hyperlink>
          </w:p>
          <w:p w:rsidR="00B646B0" w:rsidRDefault="00B646B0" w:rsidP="00B646B0">
            <w:pPr>
              <w:shd w:val="clear" w:color="auto" w:fill="FFFFFF"/>
              <w:jc w:val="center"/>
              <w:rPr>
                <w:rFonts w:ascii="&amp;quot" w:hAnsi="&amp;quot"/>
                <w:color w:val="333333"/>
                <w:sz w:val="10"/>
                <w:szCs w:val="10"/>
              </w:rPr>
            </w:pPr>
            <w:r>
              <w:rPr>
                <w:rStyle w:val="entry-date"/>
                <w:rFonts w:ascii="&amp;quot" w:hAnsi="&amp;quot"/>
                <w:color w:val="333333"/>
                <w:sz w:val="10"/>
                <w:szCs w:val="10"/>
              </w:rPr>
              <w:t>November 14, 2016</w:t>
            </w:r>
            <w:r>
              <w:rPr>
                <w:rFonts w:ascii="&amp;quot" w:hAnsi="&amp;quot"/>
                <w:color w:val="333333"/>
                <w:sz w:val="10"/>
                <w:szCs w:val="10"/>
              </w:rPr>
              <w:t xml:space="preserve"> </w:t>
            </w:r>
            <w:hyperlink r:id="rId238" w:anchor="comments" w:history="1">
              <w:r>
                <w:rPr>
                  <w:rStyle w:val="Hyperlink"/>
                  <w:rFonts w:ascii="&amp;quot" w:hAnsi="&amp;quot"/>
                  <w:color w:val="616161"/>
                  <w:sz w:val="10"/>
                  <w:szCs w:val="10"/>
                  <w:bdr w:val="none" w:sz="0" w:space="0" w:color="auto" w:frame="1"/>
                </w:rPr>
                <w:t>4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B646B0" w:rsidRDefault="00B646B0" w:rsidP="00B646B0">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 xml:space="preserve">We already have seen in this article on monitoring server performance using </w:t>
            </w:r>
            <w:proofErr w:type="spellStart"/>
            <w:r>
              <w:rPr>
                <w:rFonts w:ascii="&amp;quot" w:hAnsi="&amp;quot"/>
                <w:color w:val="545252"/>
                <w:sz w:val="11"/>
                <w:szCs w:val="11"/>
              </w:rPr>
              <w:t>JMeter</w:t>
            </w:r>
            <w:proofErr w:type="spellEnd"/>
            <w:r>
              <w:rPr>
                <w:rFonts w:ascii="&amp;quot" w:hAnsi="&amp;quot"/>
                <w:color w:val="545252"/>
                <w:sz w:val="11"/>
                <w:szCs w:val="11"/>
              </w:rPr>
              <w:t xml:space="preserve"> </w:t>
            </w:r>
            <w:proofErr w:type="spellStart"/>
            <w:r>
              <w:rPr>
                <w:rFonts w:ascii="&amp;quot" w:hAnsi="&amp;quot"/>
                <w:color w:val="545252"/>
                <w:sz w:val="11"/>
                <w:szCs w:val="11"/>
              </w:rPr>
              <w:t>plugin</w:t>
            </w:r>
            <w:proofErr w:type="spellEnd"/>
            <w:r>
              <w:rPr>
                <w:rFonts w:ascii="&amp;quot" w:hAnsi="&amp;quot"/>
                <w:color w:val="545252"/>
                <w:sz w:val="11"/>
                <w:szCs w:val="11"/>
              </w:rPr>
              <w:t xml:space="preserve">.  Even though the </w:t>
            </w:r>
            <w:proofErr w:type="spellStart"/>
            <w:r>
              <w:rPr>
                <w:rFonts w:ascii="&amp;quot" w:hAnsi="&amp;quot"/>
                <w:color w:val="545252"/>
                <w:sz w:val="11"/>
                <w:szCs w:val="11"/>
              </w:rPr>
              <w:t>JMeter</w:t>
            </w:r>
            <w:proofErr w:type="spellEnd"/>
            <w:r>
              <w:rPr>
                <w:rFonts w:ascii="&amp;quot" w:hAnsi="&amp;quot"/>
                <w:color w:val="545252"/>
                <w:sz w:val="11"/>
                <w:szCs w:val="11"/>
              </w:rPr>
              <w:t xml:space="preserve"> Server agent is useful to collect the server performance metrics, we need to use </w:t>
            </w:r>
            <w:proofErr w:type="spellStart"/>
            <w:r>
              <w:rPr>
                <w:rFonts w:ascii="&amp;quot" w:hAnsi="&amp;quot"/>
                <w:color w:val="545252"/>
                <w:sz w:val="11"/>
                <w:szCs w:val="11"/>
              </w:rPr>
              <w:t>JMeter’s</w:t>
            </w:r>
            <w:proofErr w:type="spellEnd"/>
            <w:r>
              <w:rPr>
                <w:rFonts w:ascii="&amp;quot" w:hAnsi="&amp;quot"/>
                <w:color w:val="545252"/>
                <w:sz w:val="11"/>
                <w:szCs w:val="11"/>
              </w:rPr>
              <w:t xml:space="preserve"> metrics collector to listen to the server agent to collect the data which was a little bit annoying. I was looking for some</w:t>
            </w:r>
          </w:p>
          <w:p w:rsidR="00B646B0" w:rsidRDefault="00B646B0" w:rsidP="00B646B0">
            <w:pPr>
              <w:shd w:val="clear" w:color="auto" w:fill="FFFFFF"/>
              <w:rPr>
                <w:rFonts w:ascii="&amp;quot" w:hAnsi="&amp;quot"/>
                <w:color w:val="333333"/>
                <w:sz w:val="10"/>
                <w:szCs w:val="10"/>
              </w:rPr>
            </w:pPr>
            <w:hyperlink r:id="rId239" w:tooltip="More" w:history="1">
              <w:r>
                <w:rPr>
                  <w:rStyle w:val="button"/>
                  <w:rFonts w:ascii="&amp;quot" w:hAnsi="&amp;quot"/>
                  <w:color w:val="FFFFFF"/>
                  <w:sz w:val="10"/>
                  <w:szCs w:val="10"/>
                  <w:bdr w:val="none" w:sz="0" w:space="0" w:color="auto" w:frame="1"/>
                  <w:shd w:val="clear" w:color="auto" w:fill="FF6644"/>
                </w:rPr>
                <w:t>Read More</w:t>
              </w:r>
              <w:r>
                <w:rPr>
                  <w:rStyle w:val="Hyperlink"/>
                  <w:rFonts w:ascii="&amp;quot" w:hAnsi="&amp;quot"/>
                  <w:color w:val="333333"/>
                  <w:sz w:val="10"/>
                  <w:szCs w:val="10"/>
                  <w:bdr w:val="none" w:sz="0" w:space="0" w:color="auto" w:frame="1"/>
                </w:rPr>
                <w:t xml:space="preserve"> </w:t>
              </w:r>
            </w:hyperlink>
          </w:p>
          <w:p w:rsidR="00B646B0" w:rsidRDefault="00B646B0" w:rsidP="00B646B0">
            <w:pPr>
              <w:pStyle w:val="Heading3"/>
              <w:spacing w:before="0" w:after="102" w:line="180" w:lineRule="atLeast"/>
              <w:jc w:val="center"/>
              <w:rPr>
                <w:rFonts w:ascii="&amp;quot" w:hAnsi="&amp;quot"/>
                <w:b w:val="0"/>
                <w:bCs w:val="0"/>
                <w:color w:val="616161"/>
                <w:sz w:val="15"/>
                <w:szCs w:val="15"/>
              </w:rPr>
            </w:pPr>
            <w:hyperlink r:id="rId240" w:history="1">
              <w:r>
                <w:rPr>
                  <w:rStyle w:val="Hyperlink"/>
                  <w:rFonts w:ascii="&amp;quot" w:hAnsi="&amp;quot"/>
                  <w:b w:val="0"/>
                  <w:bCs w:val="0"/>
                  <w:color w:val="616161"/>
                  <w:sz w:val="15"/>
                  <w:szCs w:val="15"/>
                  <w:bdr w:val="none" w:sz="0" w:space="0" w:color="auto" w:frame="1"/>
                </w:rPr>
                <w:t>QTP/UFT – Sending out Email with Test Results using Jenkins</w:t>
              </w:r>
            </w:hyperlink>
          </w:p>
          <w:p w:rsidR="00B646B0" w:rsidRDefault="00B646B0" w:rsidP="00B646B0">
            <w:pPr>
              <w:shd w:val="clear" w:color="auto" w:fill="FFFFFF"/>
              <w:jc w:val="center"/>
              <w:rPr>
                <w:rFonts w:ascii="&amp;quot" w:hAnsi="&amp;quot"/>
                <w:color w:val="333333"/>
                <w:sz w:val="10"/>
                <w:szCs w:val="10"/>
              </w:rPr>
            </w:pPr>
            <w:r>
              <w:rPr>
                <w:rStyle w:val="entry-date"/>
                <w:rFonts w:ascii="&amp;quot" w:hAnsi="&amp;quot"/>
                <w:color w:val="333333"/>
                <w:sz w:val="10"/>
                <w:szCs w:val="10"/>
              </w:rPr>
              <w:t>November 7, 2016</w:t>
            </w:r>
            <w:r>
              <w:rPr>
                <w:rFonts w:ascii="&amp;quot" w:hAnsi="&amp;quot"/>
                <w:color w:val="333333"/>
                <w:sz w:val="10"/>
                <w:szCs w:val="10"/>
              </w:rPr>
              <w:t xml:space="preserve"> </w:t>
            </w:r>
            <w:hyperlink r:id="rId241" w:anchor="respond" w:history="1">
              <w:r>
                <w:rPr>
                  <w:rStyle w:val="Hyperlink"/>
                  <w:rFonts w:ascii="&amp;quot" w:hAnsi="&amp;quot"/>
                  <w:color w:val="616161"/>
                  <w:sz w:val="10"/>
                  <w:szCs w:val="10"/>
                  <w:bdr w:val="none" w:sz="0" w:space="0" w:color="auto" w:frame="1"/>
                </w:rPr>
                <w:t>No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B646B0" w:rsidRDefault="00B646B0" w:rsidP="00B646B0">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 xml:space="preserve">I had already explained in this article that we do a smoke test after every build to confirm if the critical functionalities of the application </w:t>
            </w:r>
            <w:proofErr w:type="gramStart"/>
            <w:r>
              <w:rPr>
                <w:rFonts w:ascii="&amp;quot" w:hAnsi="&amp;quot"/>
                <w:color w:val="545252"/>
                <w:sz w:val="11"/>
                <w:szCs w:val="11"/>
              </w:rPr>
              <w:t>is</w:t>
            </w:r>
            <w:proofErr w:type="gramEnd"/>
            <w:r>
              <w:rPr>
                <w:rFonts w:ascii="&amp;quot" w:hAnsi="&amp;quot"/>
                <w:color w:val="545252"/>
                <w:sz w:val="11"/>
                <w:szCs w:val="11"/>
              </w:rPr>
              <w:t xml:space="preserve"> working fine or if the application is testable. We do that by selecting few important test cases from the automated regression suite &amp; execute that as part of every</w:t>
            </w:r>
          </w:p>
          <w:p w:rsidR="00B646B0" w:rsidRDefault="00B646B0" w:rsidP="00B646B0">
            <w:pPr>
              <w:shd w:val="clear" w:color="auto" w:fill="FFFFFF"/>
              <w:rPr>
                <w:rFonts w:ascii="&amp;quot" w:hAnsi="&amp;quot"/>
                <w:color w:val="333333"/>
                <w:sz w:val="10"/>
                <w:szCs w:val="10"/>
              </w:rPr>
            </w:pPr>
            <w:hyperlink r:id="rId242" w:tooltip="More" w:history="1">
              <w:r>
                <w:rPr>
                  <w:rStyle w:val="button"/>
                  <w:rFonts w:ascii="&amp;quot" w:hAnsi="&amp;quot"/>
                  <w:color w:val="FFFFFF"/>
                  <w:sz w:val="10"/>
                  <w:szCs w:val="10"/>
                  <w:bdr w:val="none" w:sz="0" w:space="0" w:color="auto" w:frame="1"/>
                  <w:shd w:val="clear" w:color="auto" w:fill="FF6644"/>
                </w:rPr>
                <w:t>Read More</w:t>
              </w:r>
              <w:r>
                <w:rPr>
                  <w:rStyle w:val="Hyperlink"/>
                  <w:rFonts w:ascii="&amp;quot" w:hAnsi="&amp;quot"/>
                  <w:color w:val="333333"/>
                  <w:sz w:val="10"/>
                  <w:szCs w:val="10"/>
                  <w:bdr w:val="none" w:sz="0" w:space="0" w:color="auto" w:frame="1"/>
                </w:rPr>
                <w:t xml:space="preserve"> </w:t>
              </w:r>
            </w:hyperlink>
          </w:p>
          <w:p w:rsidR="00B646B0" w:rsidRDefault="00B646B0" w:rsidP="00B646B0">
            <w:pPr>
              <w:pStyle w:val="Heading3"/>
              <w:spacing w:before="0" w:after="102" w:line="180" w:lineRule="atLeast"/>
              <w:jc w:val="center"/>
              <w:rPr>
                <w:rFonts w:ascii="&amp;quot" w:hAnsi="&amp;quot"/>
                <w:b w:val="0"/>
                <w:bCs w:val="0"/>
                <w:color w:val="616161"/>
                <w:sz w:val="15"/>
                <w:szCs w:val="15"/>
              </w:rPr>
            </w:pPr>
            <w:hyperlink r:id="rId243" w:history="1">
              <w:r>
                <w:rPr>
                  <w:rStyle w:val="Hyperlink"/>
                  <w:rFonts w:ascii="&amp;quot" w:hAnsi="&amp;quot"/>
                  <w:b w:val="0"/>
                  <w:bCs w:val="0"/>
                  <w:color w:val="616161"/>
                  <w:sz w:val="15"/>
                  <w:szCs w:val="15"/>
                  <w:bdr w:val="none" w:sz="0" w:space="0" w:color="auto" w:frame="1"/>
                </w:rPr>
                <w:t xml:space="preserve">Selenium </w:t>
              </w:r>
              <w:proofErr w:type="spellStart"/>
              <w:r>
                <w:rPr>
                  <w:rStyle w:val="Hyperlink"/>
                  <w:rFonts w:ascii="&amp;quot" w:hAnsi="&amp;quot"/>
                  <w:b w:val="0"/>
                  <w:bCs w:val="0"/>
                  <w:color w:val="616161"/>
                  <w:sz w:val="15"/>
                  <w:szCs w:val="15"/>
                  <w:bdr w:val="none" w:sz="0" w:space="0" w:color="auto" w:frame="1"/>
                </w:rPr>
                <w:t>WebDriver</w:t>
              </w:r>
              <w:proofErr w:type="spellEnd"/>
              <w:r>
                <w:rPr>
                  <w:rStyle w:val="Hyperlink"/>
                  <w:rFonts w:ascii="&amp;quot" w:hAnsi="&amp;quot"/>
                  <w:b w:val="0"/>
                  <w:bCs w:val="0"/>
                  <w:color w:val="616161"/>
                  <w:sz w:val="15"/>
                  <w:szCs w:val="15"/>
                  <w:bdr w:val="none" w:sz="0" w:space="0" w:color="auto" w:frame="1"/>
                </w:rPr>
                <w:t xml:space="preserve"> – Running the automated test in cloud</w:t>
              </w:r>
            </w:hyperlink>
          </w:p>
          <w:p w:rsidR="00B646B0" w:rsidRDefault="00B646B0" w:rsidP="00B646B0">
            <w:pPr>
              <w:shd w:val="clear" w:color="auto" w:fill="FFFFFF"/>
              <w:jc w:val="center"/>
              <w:rPr>
                <w:rFonts w:ascii="&amp;quot" w:hAnsi="&amp;quot"/>
                <w:color w:val="333333"/>
                <w:sz w:val="10"/>
                <w:szCs w:val="10"/>
              </w:rPr>
            </w:pPr>
            <w:r>
              <w:rPr>
                <w:rStyle w:val="entry-date"/>
                <w:rFonts w:ascii="&amp;quot" w:hAnsi="&amp;quot"/>
                <w:color w:val="333333"/>
                <w:sz w:val="10"/>
                <w:szCs w:val="10"/>
              </w:rPr>
              <w:t>October 24, 2016</w:t>
            </w:r>
            <w:r>
              <w:rPr>
                <w:rFonts w:ascii="&amp;quot" w:hAnsi="&amp;quot"/>
                <w:color w:val="333333"/>
                <w:sz w:val="10"/>
                <w:szCs w:val="10"/>
              </w:rPr>
              <w:t xml:space="preserve"> </w:t>
            </w:r>
            <w:hyperlink r:id="rId244" w:anchor="respond" w:history="1">
              <w:r>
                <w:rPr>
                  <w:rStyle w:val="Hyperlink"/>
                  <w:rFonts w:ascii="&amp;quot" w:hAnsi="&amp;quot"/>
                  <w:color w:val="616161"/>
                  <w:sz w:val="10"/>
                  <w:szCs w:val="10"/>
                  <w:bdr w:val="none" w:sz="0" w:space="0" w:color="auto" w:frame="1"/>
                </w:rPr>
                <w:t>No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B646B0" w:rsidRDefault="00B646B0" w:rsidP="00B646B0">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 xml:space="preserve">We have been using Selenium </w:t>
            </w:r>
            <w:proofErr w:type="spellStart"/>
            <w:r>
              <w:rPr>
                <w:rFonts w:ascii="&amp;quot" w:hAnsi="&amp;quot"/>
                <w:color w:val="545252"/>
                <w:sz w:val="11"/>
                <w:szCs w:val="11"/>
              </w:rPr>
              <w:t>WebDriver</w:t>
            </w:r>
            <w:proofErr w:type="spellEnd"/>
            <w:r>
              <w:rPr>
                <w:rFonts w:ascii="&amp;quot" w:hAnsi="&amp;quot"/>
                <w:color w:val="545252"/>
                <w:sz w:val="11"/>
                <w:szCs w:val="11"/>
              </w:rPr>
              <w:t xml:space="preserve">, QTP, </w:t>
            </w:r>
            <w:proofErr w:type="spellStart"/>
            <w:proofErr w:type="gramStart"/>
            <w:r>
              <w:rPr>
                <w:rFonts w:ascii="&amp;quot" w:hAnsi="&amp;quot"/>
                <w:color w:val="545252"/>
                <w:sz w:val="11"/>
                <w:szCs w:val="11"/>
              </w:rPr>
              <w:t>JMeter</w:t>
            </w:r>
            <w:proofErr w:type="spellEnd"/>
            <w:proofErr w:type="gramEnd"/>
            <w:r>
              <w:rPr>
                <w:rFonts w:ascii="&amp;quot" w:hAnsi="&amp;quot"/>
                <w:color w:val="545252"/>
                <w:sz w:val="11"/>
                <w:szCs w:val="11"/>
              </w:rPr>
              <w:t xml:space="preserve"> etc in our organization for the automated functional and performance testing. I setup the complete test automation infrastructure and used to do the maintenance. Initially it was fun and later managing everything (Selenium, QTP, </w:t>
            </w:r>
            <w:proofErr w:type="spellStart"/>
            <w:r>
              <w:rPr>
                <w:rFonts w:ascii="&amp;quot" w:hAnsi="&amp;quot"/>
                <w:color w:val="545252"/>
                <w:sz w:val="11"/>
                <w:szCs w:val="11"/>
              </w:rPr>
              <w:t>JMeter</w:t>
            </w:r>
            <w:proofErr w:type="gramStart"/>
            <w:r>
              <w:rPr>
                <w:rFonts w:ascii="&amp;quot" w:hAnsi="&amp;quot"/>
                <w:color w:val="545252"/>
                <w:sz w:val="11"/>
                <w:szCs w:val="11"/>
              </w:rPr>
              <w:t>,Influx</w:t>
            </w:r>
            <w:proofErr w:type="spellEnd"/>
            <w:proofErr w:type="gramEnd"/>
            <w:r>
              <w:rPr>
                <w:rFonts w:ascii="&amp;quot" w:hAnsi="&amp;quot"/>
                <w:color w:val="545252"/>
                <w:sz w:val="11"/>
                <w:szCs w:val="11"/>
              </w:rPr>
              <w:t xml:space="preserve">, </w:t>
            </w:r>
            <w:proofErr w:type="spellStart"/>
            <w:r>
              <w:rPr>
                <w:rFonts w:ascii="&amp;quot" w:hAnsi="&amp;quot"/>
                <w:color w:val="545252"/>
                <w:sz w:val="11"/>
                <w:szCs w:val="11"/>
              </w:rPr>
              <w:t>Grafana</w:t>
            </w:r>
            <w:proofErr w:type="spellEnd"/>
            <w:r>
              <w:rPr>
                <w:rFonts w:ascii="&amp;quot" w:hAnsi="&amp;quot"/>
                <w:color w:val="545252"/>
                <w:sz w:val="11"/>
                <w:szCs w:val="11"/>
              </w:rPr>
              <w:t xml:space="preserve"> etc) started eating up most of my time. I had to</w:t>
            </w:r>
          </w:p>
          <w:p w:rsidR="00B646B0" w:rsidRDefault="00B646B0" w:rsidP="00B646B0">
            <w:pPr>
              <w:shd w:val="clear" w:color="auto" w:fill="FFFFFF"/>
              <w:rPr>
                <w:rFonts w:ascii="&amp;quot" w:hAnsi="&amp;quot"/>
                <w:color w:val="333333"/>
                <w:sz w:val="10"/>
                <w:szCs w:val="10"/>
              </w:rPr>
            </w:pPr>
            <w:hyperlink r:id="rId245" w:tooltip="More" w:history="1">
              <w:r>
                <w:rPr>
                  <w:rStyle w:val="button"/>
                  <w:rFonts w:ascii="&amp;quot" w:hAnsi="&amp;quot"/>
                  <w:color w:val="FFFFFF"/>
                  <w:sz w:val="10"/>
                  <w:szCs w:val="10"/>
                  <w:bdr w:val="none" w:sz="0" w:space="0" w:color="auto" w:frame="1"/>
                  <w:shd w:val="clear" w:color="auto" w:fill="FF6644"/>
                </w:rPr>
                <w:t>Read More</w:t>
              </w:r>
              <w:r>
                <w:rPr>
                  <w:rStyle w:val="Hyperlink"/>
                  <w:rFonts w:ascii="&amp;quot" w:hAnsi="&amp;quot"/>
                  <w:color w:val="333333"/>
                  <w:sz w:val="10"/>
                  <w:szCs w:val="10"/>
                  <w:bdr w:val="none" w:sz="0" w:space="0" w:color="auto" w:frame="1"/>
                </w:rPr>
                <w:t xml:space="preserve"> </w:t>
              </w:r>
            </w:hyperlink>
          </w:p>
          <w:p w:rsidR="00B646B0" w:rsidRDefault="00B646B0" w:rsidP="00B646B0">
            <w:pPr>
              <w:rPr>
                <w:rFonts w:ascii="&amp;quot" w:hAnsi="&amp;quot"/>
                <w:color w:val="333333"/>
                <w:sz w:val="10"/>
                <w:szCs w:val="10"/>
              </w:rPr>
            </w:pPr>
            <w:r>
              <w:rPr>
                <w:rFonts w:ascii="&amp;quot" w:hAnsi="&amp;quot"/>
                <w:noProof/>
                <w:color w:val="333333"/>
                <w:sz w:val="10"/>
                <w:szCs w:val="10"/>
              </w:rPr>
              <w:drawing>
                <wp:inline distT="0" distB="0" distL="0" distR="0">
                  <wp:extent cx="6955790" cy="1924050"/>
                  <wp:effectExtent l="19050" t="0" r="0" b="0"/>
                  <wp:docPr id="69" name="Picture 69" descr="jm-redis-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jm-redis-06"/>
                          <pic:cNvPicPr>
                            <a:picLocks noChangeAspect="1" noChangeArrowheads="1"/>
                          </pic:cNvPicPr>
                        </pic:nvPicPr>
                        <pic:blipFill>
                          <a:blip r:embed="rId61" cstate="print"/>
                          <a:srcRect/>
                          <a:stretch>
                            <a:fillRect/>
                          </a:stretch>
                        </pic:blipFill>
                        <pic:spPr bwMode="auto">
                          <a:xfrm>
                            <a:off x="0" y="0"/>
                            <a:ext cx="6955790" cy="1924050"/>
                          </a:xfrm>
                          <a:prstGeom prst="rect">
                            <a:avLst/>
                          </a:prstGeom>
                          <a:noFill/>
                          <a:ln w="9525">
                            <a:noFill/>
                            <a:miter lim="800000"/>
                            <a:headEnd/>
                            <a:tailEnd/>
                          </a:ln>
                        </pic:spPr>
                      </pic:pic>
                    </a:graphicData>
                  </a:graphic>
                </wp:inline>
              </w:drawing>
            </w:r>
          </w:p>
          <w:p w:rsidR="00B646B0" w:rsidRDefault="00B646B0" w:rsidP="00B646B0">
            <w:pPr>
              <w:pStyle w:val="Heading3"/>
              <w:spacing w:before="0" w:after="102" w:line="180" w:lineRule="atLeast"/>
              <w:jc w:val="center"/>
              <w:rPr>
                <w:rFonts w:ascii="&amp;quot" w:hAnsi="&amp;quot"/>
                <w:b w:val="0"/>
                <w:bCs w:val="0"/>
                <w:color w:val="616161"/>
                <w:sz w:val="15"/>
                <w:szCs w:val="15"/>
              </w:rPr>
            </w:pPr>
            <w:hyperlink r:id="rId246" w:history="1">
              <w:proofErr w:type="spellStart"/>
              <w:r>
                <w:rPr>
                  <w:rStyle w:val="Hyperlink"/>
                  <w:rFonts w:ascii="&amp;quot" w:hAnsi="&amp;quot"/>
                  <w:b w:val="0"/>
                  <w:bCs w:val="0"/>
                  <w:color w:val="616161"/>
                  <w:sz w:val="15"/>
                  <w:szCs w:val="15"/>
                  <w:bdr w:val="none" w:sz="0" w:space="0" w:color="auto" w:frame="1"/>
                </w:rPr>
                <w:t>JMeter</w:t>
              </w:r>
              <w:proofErr w:type="spellEnd"/>
              <w:r>
                <w:rPr>
                  <w:rStyle w:val="Hyperlink"/>
                  <w:rFonts w:ascii="&amp;quot" w:hAnsi="&amp;quot"/>
                  <w:b w:val="0"/>
                  <w:bCs w:val="0"/>
                  <w:color w:val="616161"/>
                  <w:sz w:val="15"/>
                  <w:szCs w:val="15"/>
                  <w:bdr w:val="none" w:sz="0" w:space="0" w:color="auto" w:frame="1"/>
                </w:rPr>
                <w:t xml:space="preserve"> – How To Share Data </w:t>
              </w:r>
              <w:proofErr w:type="gramStart"/>
              <w:r>
                <w:rPr>
                  <w:rStyle w:val="Hyperlink"/>
                  <w:rFonts w:ascii="&amp;quot" w:hAnsi="&amp;quot"/>
                  <w:b w:val="0"/>
                  <w:bCs w:val="0"/>
                  <w:color w:val="616161"/>
                  <w:sz w:val="15"/>
                  <w:szCs w:val="15"/>
                  <w:bdr w:val="none" w:sz="0" w:space="0" w:color="auto" w:frame="1"/>
                </w:rPr>
                <w:t>In</w:t>
              </w:r>
              <w:proofErr w:type="gramEnd"/>
              <w:r>
                <w:rPr>
                  <w:rStyle w:val="Hyperlink"/>
                  <w:rFonts w:ascii="&amp;quot" w:hAnsi="&amp;quot"/>
                  <w:b w:val="0"/>
                  <w:bCs w:val="0"/>
                  <w:color w:val="616161"/>
                  <w:sz w:val="15"/>
                  <w:szCs w:val="15"/>
                  <w:bdr w:val="none" w:sz="0" w:space="0" w:color="auto" w:frame="1"/>
                </w:rPr>
                <w:t xml:space="preserve"> Distributed Load Testing</w:t>
              </w:r>
            </w:hyperlink>
          </w:p>
          <w:p w:rsidR="00B646B0" w:rsidRDefault="00B646B0" w:rsidP="00B646B0">
            <w:pPr>
              <w:shd w:val="clear" w:color="auto" w:fill="FFFFFF"/>
              <w:jc w:val="center"/>
              <w:rPr>
                <w:rFonts w:ascii="&amp;quot" w:hAnsi="&amp;quot"/>
                <w:color w:val="333333"/>
                <w:sz w:val="10"/>
                <w:szCs w:val="10"/>
              </w:rPr>
            </w:pPr>
            <w:r>
              <w:rPr>
                <w:rStyle w:val="entry-date"/>
                <w:rFonts w:ascii="&amp;quot" w:hAnsi="&amp;quot"/>
                <w:color w:val="333333"/>
                <w:sz w:val="10"/>
                <w:szCs w:val="10"/>
              </w:rPr>
              <w:t>October 17, 2016</w:t>
            </w:r>
            <w:r>
              <w:rPr>
                <w:rFonts w:ascii="&amp;quot" w:hAnsi="&amp;quot"/>
                <w:color w:val="333333"/>
                <w:sz w:val="10"/>
                <w:szCs w:val="10"/>
              </w:rPr>
              <w:t xml:space="preserve"> </w:t>
            </w:r>
            <w:hyperlink r:id="rId247" w:anchor="comments" w:history="1">
              <w:r>
                <w:rPr>
                  <w:rStyle w:val="Hyperlink"/>
                  <w:rFonts w:ascii="&amp;quot" w:hAnsi="&amp;quot"/>
                  <w:color w:val="616161"/>
                  <w:sz w:val="10"/>
                  <w:szCs w:val="10"/>
                  <w:bdr w:val="none" w:sz="0" w:space="0" w:color="auto" w:frame="1"/>
                </w:rPr>
                <w:t>4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B646B0" w:rsidRDefault="00B646B0" w:rsidP="00B646B0">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 xml:space="preserve">In this article, I would like to show how we can share data among all the </w:t>
            </w:r>
            <w:proofErr w:type="spellStart"/>
            <w:r>
              <w:rPr>
                <w:rFonts w:ascii="&amp;quot" w:hAnsi="&amp;quot"/>
                <w:color w:val="545252"/>
                <w:sz w:val="11"/>
                <w:szCs w:val="11"/>
              </w:rPr>
              <w:t>JMeter</w:t>
            </w:r>
            <w:proofErr w:type="spellEnd"/>
            <w:r>
              <w:rPr>
                <w:rFonts w:ascii="&amp;quot" w:hAnsi="&amp;quot"/>
                <w:color w:val="545252"/>
                <w:sz w:val="11"/>
                <w:szCs w:val="11"/>
              </w:rPr>
              <w:t xml:space="preserve"> servers in distributed mode. Problem Statement: If you have been running </w:t>
            </w:r>
            <w:proofErr w:type="spellStart"/>
            <w:r>
              <w:rPr>
                <w:rFonts w:ascii="&amp;quot" w:hAnsi="&amp;quot"/>
                <w:color w:val="545252"/>
                <w:sz w:val="11"/>
                <w:szCs w:val="11"/>
              </w:rPr>
              <w:t>JMeter</w:t>
            </w:r>
            <w:proofErr w:type="spellEnd"/>
            <w:r>
              <w:rPr>
                <w:rFonts w:ascii="&amp;quot" w:hAnsi="&amp;quot"/>
                <w:color w:val="545252"/>
                <w:sz w:val="11"/>
                <w:szCs w:val="11"/>
              </w:rPr>
              <w:t xml:space="preserve"> in distributed mode, you might already know that setting up all the </w:t>
            </w:r>
            <w:proofErr w:type="spellStart"/>
            <w:r>
              <w:rPr>
                <w:rFonts w:ascii="&amp;quot" w:hAnsi="&amp;quot"/>
                <w:color w:val="545252"/>
                <w:sz w:val="11"/>
                <w:szCs w:val="11"/>
              </w:rPr>
              <w:t>JMeter</w:t>
            </w:r>
            <w:proofErr w:type="spellEnd"/>
            <w:r>
              <w:rPr>
                <w:rFonts w:ascii="&amp;quot" w:hAnsi="&amp;quot"/>
                <w:color w:val="545252"/>
                <w:sz w:val="11"/>
                <w:szCs w:val="11"/>
              </w:rPr>
              <w:t xml:space="preserve"> servers with all the dependency is a pain. We already see that </w:t>
            </w:r>
            <w:proofErr w:type="spellStart"/>
            <w:r>
              <w:rPr>
                <w:rFonts w:ascii="&amp;quot" w:hAnsi="&amp;quot"/>
                <w:color w:val="545252"/>
                <w:sz w:val="11"/>
                <w:szCs w:val="11"/>
              </w:rPr>
              <w:t>docker</w:t>
            </w:r>
            <w:proofErr w:type="spellEnd"/>
            <w:r>
              <w:rPr>
                <w:rFonts w:ascii="&amp;quot" w:hAnsi="&amp;quot"/>
                <w:color w:val="545252"/>
                <w:sz w:val="11"/>
                <w:szCs w:val="11"/>
              </w:rPr>
              <w:t xml:space="preserve"> greatly simplifies</w:t>
            </w:r>
          </w:p>
          <w:p w:rsidR="00B646B0" w:rsidRDefault="00B646B0" w:rsidP="00B646B0">
            <w:pPr>
              <w:shd w:val="clear" w:color="auto" w:fill="FFFFFF"/>
              <w:rPr>
                <w:rFonts w:ascii="&amp;quot" w:hAnsi="&amp;quot"/>
                <w:color w:val="333333"/>
                <w:sz w:val="10"/>
                <w:szCs w:val="10"/>
              </w:rPr>
            </w:pPr>
            <w:hyperlink r:id="rId248" w:tooltip="More" w:history="1">
              <w:r>
                <w:rPr>
                  <w:rStyle w:val="button"/>
                  <w:rFonts w:ascii="&amp;quot" w:hAnsi="&amp;quot"/>
                  <w:color w:val="FFFFFF"/>
                  <w:sz w:val="10"/>
                  <w:szCs w:val="10"/>
                  <w:bdr w:val="none" w:sz="0" w:space="0" w:color="auto" w:frame="1"/>
                  <w:shd w:val="clear" w:color="auto" w:fill="FF6644"/>
                </w:rPr>
                <w:t>Read More</w:t>
              </w:r>
              <w:r>
                <w:rPr>
                  <w:rStyle w:val="Hyperlink"/>
                  <w:rFonts w:ascii="&amp;quot" w:hAnsi="&amp;quot"/>
                  <w:color w:val="333333"/>
                  <w:sz w:val="10"/>
                  <w:szCs w:val="10"/>
                  <w:bdr w:val="none" w:sz="0" w:space="0" w:color="auto" w:frame="1"/>
                </w:rPr>
                <w:t xml:space="preserve"> </w:t>
              </w:r>
            </w:hyperlink>
          </w:p>
          <w:p w:rsidR="00B646B0" w:rsidRDefault="00B646B0" w:rsidP="00B646B0">
            <w:pPr>
              <w:pStyle w:val="Heading3"/>
              <w:spacing w:before="0" w:after="102" w:line="180" w:lineRule="atLeast"/>
              <w:jc w:val="center"/>
              <w:rPr>
                <w:rFonts w:ascii="&amp;quot" w:hAnsi="&amp;quot"/>
                <w:b w:val="0"/>
                <w:bCs w:val="0"/>
                <w:color w:val="616161"/>
                <w:sz w:val="15"/>
                <w:szCs w:val="15"/>
              </w:rPr>
            </w:pPr>
            <w:hyperlink r:id="rId249" w:history="1">
              <w:proofErr w:type="spellStart"/>
              <w:r>
                <w:rPr>
                  <w:rStyle w:val="Hyperlink"/>
                  <w:rFonts w:ascii="&amp;quot" w:hAnsi="&amp;quot"/>
                  <w:b w:val="0"/>
                  <w:bCs w:val="0"/>
                  <w:color w:val="616161"/>
                  <w:sz w:val="15"/>
                  <w:szCs w:val="15"/>
                  <w:bdr w:val="none" w:sz="0" w:space="0" w:color="auto" w:frame="1"/>
                </w:rPr>
                <w:t>JMeter</w:t>
              </w:r>
              <w:proofErr w:type="spellEnd"/>
              <w:r>
                <w:rPr>
                  <w:rStyle w:val="Hyperlink"/>
                  <w:rFonts w:ascii="&amp;quot" w:hAnsi="&amp;quot"/>
                  <w:b w:val="0"/>
                  <w:bCs w:val="0"/>
                  <w:color w:val="616161"/>
                  <w:sz w:val="15"/>
                  <w:szCs w:val="15"/>
                  <w:bdr w:val="none" w:sz="0" w:space="0" w:color="auto" w:frame="1"/>
                </w:rPr>
                <w:t xml:space="preserve"> – Scaling out load generators using </w:t>
              </w:r>
              <w:proofErr w:type="spellStart"/>
              <w:r>
                <w:rPr>
                  <w:rStyle w:val="Hyperlink"/>
                  <w:rFonts w:ascii="&amp;quot" w:hAnsi="&amp;quot"/>
                  <w:b w:val="0"/>
                  <w:bCs w:val="0"/>
                  <w:color w:val="616161"/>
                  <w:sz w:val="15"/>
                  <w:szCs w:val="15"/>
                  <w:bdr w:val="none" w:sz="0" w:space="0" w:color="auto" w:frame="1"/>
                </w:rPr>
                <w:t>Docker</w:t>
              </w:r>
              <w:proofErr w:type="spellEnd"/>
              <w:r>
                <w:rPr>
                  <w:rStyle w:val="Hyperlink"/>
                  <w:rFonts w:ascii="&amp;quot" w:hAnsi="&amp;quot"/>
                  <w:b w:val="0"/>
                  <w:bCs w:val="0"/>
                  <w:color w:val="616161"/>
                  <w:sz w:val="15"/>
                  <w:szCs w:val="15"/>
                  <w:bdr w:val="none" w:sz="0" w:space="0" w:color="auto" w:frame="1"/>
                </w:rPr>
                <w:t xml:space="preserve"> Compose in distributed load testing</w:t>
              </w:r>
            </w:hyperlink>
          </w:p>
          <w:p w:rsidR="00B646B0" w:rsidRDefault="00B646B0" w:rsidP="00B646B0">
            <w:pPr>
              <w:shd w:val="clear" w:color="auto" w:fill="FFFFFF"/>
              <w:jc w:val="center"/>
              <w:rPr>
                <w:rFonts w:ascii="&amp;quot" w:hAnsi="&amp;quot"/>
                <w:color w:val="333333"/>
                <w:sz w:val="10"/>
                <w:szCs w:val="10"/>
              </w:rPr>
            </w:pPr>
            <w:r>
              <w:rPr>
                <w:rStyle w:val="entry-date"/>
                <w:rFonts w:ascii="&amp;quot" w:hAnsi="&amp;quot"/>
                <w:color w:val="333333"/>
                <w:sz w:val="10"/>
                <w:szCs w:val="10"/>
              </w:rPr>
              <w:t>September 26, 2016</w:t>
            </w:r>
            <w:r>
              <w:rPr>
                <w:rFonts w:ascii="&amp;quot" w:hAnsi="&amp;quot"/>
                <w:color w:val="333333"/>
                <w:sz w:val="10"/>
                <w:szCs w:val="10"/>
              </w:rPr>
              <w:t xml:space="preserve"> </w:t>
            </w:r>
            <w:hyperlink r:id="rId250" w:anchor="comments" w:history="1">
              <w:r>
                <w:rPr>
                  <w:rStyle w:val="Hyperlink"/>
                  <w:rFonts w:ascii="&amp;quot" w:hAnsi="&amp;quot"/>
                  <w:color w:val="616161"/>
                  <w:sz w:val="10"/>
                  <w:szCs w:val="10"/>
                  <w:bdr w:val="none" w:sz="0" w:space="0" w:color="auto" w:frame="1"/>
                </w:rPr>
                <w:t>8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B646B0" w:rsidRDefault="00B646B0" w:rsidP="00B646B0">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 xml:space="preserve">In this post, I would like to show how to create multiple instances of </w:t>
            </w:r>
            <w:proofErr w:type="spellStart"/>
            <w:r>
              <w:rPr>
                <w:rFonts w:ascii="&amp;quot" w:hAnsi="&amp;quot"/>
                <w:color w:val="545252"/>
                <w:sz w:val="11"/>
                <w:szCs w:val="11"/>
              </w:rPr>
              <w:t>JMeter</w:t>
            </w:r>
            <w:proofErr w:type="spellEnd"/>
            <w:r>
              <w:rPr>
                <w:rFonts w:ascii="&amp;quot" w:hAnsi="&amp;quot"/>
                <w:color w:val="545252"/>
                <w:sz w:val="11"/>
                <w:szCs w:val="11"/>
              </w:rPr>
              <w:t xml:space="preserve"> servers/slaves on demand using </w:t>
            </w:r>
            <w:proofErr w:type="spellStart"/>
            <w:r>
              <w:rPr>
                <w:rFonts w:ascii="&amp;quot" w:hAnsi="&amp;quot"/>
                <w:color w:val="545252"/>
                <w:sz w:val="11"/>
                <w:szCs w:val="11"/>
              </w:rPr>
              <w:t>docker</w:t>
            </w:r>
            <w:proofErr w:type="spellEnd"/>
            <w:r>
              <w:rPr>
                <w:rFonts w:ascii="&amp;quot" w:hAnsi="&amp;quot"/>
                <w:color w:val="545252"/>
                <w:sz w:val="11"/>
                <w:szCs w:val="11"/>
              </w:rPr>
              <w:t xml:space="preserve"> compose. I assume you have some idea on using </w:t>
            </w:r>
            <w:proofErr w:type="spellStart"/>
            <w:r>
              <w:rPr>
                <w:rFonts w:ascii="&amp;quot" w:hAnsi="&amp;quot"/>
                <w:color w:val="545252"/>
                <w:sz w:val="11"/>
                <w:szCs w:val="11"/>
              </w:rPr>
              <w:t>docker</w:t>
            </w:r>
            <w:proofErr w:type="spellEnd"/>
            <w:r>
              <w:rPr>
                <w:rFonts w:ascii="&amp;quot" w:hAnsi="&amp;quot"/>
                <w:color w:val="545252"/>
                <w:sz w:val="11"/>
                <w:szCs w:val="11"/>
              </w:rPr>
              <w:t xml:space="preserve"> in </w:t>
            </w:r>
            <w:proofErr w:type="spellStart"/>
            <w:r>
              <w:rPr>
                <w:rFonts w:ascii="&amp;quot" w:hAnsi="&amp;quot"/>
                <w:color w:val="545252"/>
                <w:sz w:val="11"/>
                <w:szCs w:val="11"/>
              </w:rPr>
              <w:t>JMeter</w:t>
            </w:r>
            <w:proofErr w:type="spellEnd"/>
            <w:r>
              <w:rPr>
                <w:rFonts w:ascii="&amp;quot" w:hAnsi="&amp;quot"/>
                <w:color w:val="545252"/>
                <w:sz w:val="11"/>
                <w:szCs w:val="11"/>
              </w:rPr>
              <w:t xml:space="preserve"> distributed load testing. If not, please read this post first. </w:t>
            </w:r>
            <w:proofErr w:type="spellStart"/>
            <w:r>
              <w:rPr>
                <w:rFonts w:ascii="&amp;quot" w:hAnsi="&amp;quot"/>
                <w:color w:val="545252"/>
                <w:sz w:val="11"/>
                <w:szCs w:val="11"/>
              </w:rPr>
              <w:t>Docker</w:t>
            </w:r>
            <w:proofErr w:type="spellEnd"/>
            <w:r>
              <w:rPr>
                <w:rFonts w:ascii="&amp;quot" w:hAnsi="&amp;quot"/>
                <w:color w:val="545252"/>
                <w:sz w:val="11"/>
                <w:szCs w:val="11"/>
              </w:rPr>
              <w:t xml:space="preserve"> Compose: As part of our application design, we might have a </w:t>
            </w:r>
            <w:proofErr w:type="spellStart"/>
            <w:r>
              <w:rPr>
                <w:rFonts w:ascii="&amp;quot" w:hAnsi="&amp;quot"/>
                <w:color w:val="545252"/>
                <w:sz w:val="11"/>
                <w:szCs w:val="11"/>
              </w:rPr>
              <w:t>webserver</w:t>
            </w:r>
            <w:proofErr w:type="spellEnd"/>
            <w:r>
              <w:rPr>
                <w:rFonts w:ascii="&amp;quot" w:hAnsi="&amp;quot"/>
                <w:color w:val="545252"/>
                <w:sz w:val="11"/>
                <w:szCs w:val="11"/>
              </w:rPr>
              <w:t>, few app servers</w:t>
            </w:r>
          </w:p>
          <w:p w:rsidR="00B646B0" w:rsidRDefault="00B646B0" w:rsidP="00B646B0">
            <w:pPr>
              <w:pStyle w:val="Heading3"/>
              <w:spacing w:before="0" w:after="102" w:line="180" w:lineRule="atLeast"/>
              <w:jc w:val="center"/>
              <w:rPr>
                <w:rFonts w:ascii="&amp;quot" w:hAnsi="&amp;quot"/>
                <w:b w:val="0"/>
                <w:bCs w:val="0"/>
                <w:color w:val="616161"/>
                <w:sz w:val="15"/>
                <w:szCs w:val="15"/>
              </w:rPr>
            </w:pPr>
            <w:hyperlink r:id="rId251" w:history="1">
              <w:r>
                <w:rPr>
                  <w:rStyle w:val="Hyperlink"/>
                  <w:rFonts w:ascii="&amp;quot" w:hAnsi="&amp;quot"/>
                  <w:b w:val="0"/>
                  <w:bCs w:val="0"/>
                  <w:color w:val="616161"/>
                  <w:sz w:val="15"/>
                  <w:szCs w:val="15"/>
                  <w:bdr w:val="none" w:sz="0" w:space="0" w:color="auto" w:frame="1"/>
                </w:rPr>
                <w:t xml:space="preserve">QTP/UFT – Jenkins &amp; </w:t>
              </w:r>
              <w:proofErr w:type="spellStart"/>
              <w:r>
                <w:rPr>
                  <w:rStyle w:val="Hyperlink"/>
                  <w:rFonts w:ascii="&amp;quot" w:hAnsi="&amp;quot"/>
                  <w:b w:val="0"/>
                  <w:bCs w:val="0"/>
                  <w:color w:val="616161"/>
                  <w:sz w:val="15"/>
                  <w:szCs w:val="15"/>
                  <w:bdr w:val="none" w:sz="0" w:space="0" w:color="auto" w:frame="1"/>
                </w:rPr>
                <w:t>GitHub</w:t>
              </w:r>
              <w:proofErr w:type="spellEnd"/>
              <w:r>
                <w:rPr>
                  <w:rStyle w:val="Hyperlink"/>
                  <w:rFonts w:ascii="&amp;quot" w:hAnsi="&amp;quot"/>
                  <w:b w:val="0"/>
                  <w:bCs w:val="0"/>
                  <w:color w:val="616161"/>
                  <w:sz w:val="15"/>
                  <w:szCs w:val="15"/>
                  <w:bdr w:val="none" w:sz="0" w:space="0" w:color="auto" w:frame="1"/>
                </w:rPr>
                <w:t xml:space="preserve"> / SVN Integration</w:t>
              </w:r>
            </w:hyperlink>
          </w:p>
          <w:p w:rsidR="00B646B0" w:rsidRDefault="00B646B0" w:rsidP="00B646B0">
            <w:pPr>
              <w:shd w:val="clear" w:color="auto" w:fill="FFFFFF"/>
              <w:jc w:val="center"/>
              <w:rPr>
                <w:rFonts w:ascii="&amp;quot" w:hAnsi="&amp;quot"/>
                <w:color w:val="333333"/>
                <w:sz w:val="10"/>
                <w:szCs w:val="10"/>
              </w:rPr>
            </w:pPr>
            <w:r>
              <w:rPr>
                <w:rStyle w:val="entry-date"/>
                <w:rFonts w:ascii="&amp;quot" w:hAnsi="&amp;quot"/>
                <w:color w:val="333333"/>
                <w:sz w:val="10"/>
                <w:szCs w:val="10"/>
              </w:rPr>
              <w:t>August 26, 2016</w:t>
            </w:r>
            <w:r>
              <w:rPr>
                <w:rFonts w:ascii="&amp;quot" w:hAnsi="&amp;quot"/>
                <w:color w:val="333333"/>
                <w:sz w:val="10"/>
                <w:szCs w:val="10"/>
              </w:rPr>
              <w:t xml:space="preserve"> </w:t>
            </w:r>
            <w:hyperlink r:id="rId252" w:anchor="comments" w:history="1">
              <w:r>
                <w:rPr>
                  <w:rStyle w:val="Hyperlink"/>
                  <w:rFonts w:ascii="&amp;quot" w:hAnsi="&amp;quot"/>
                  <w:color w:val="616161"/>
                  <w:sz w:val="10"/>
                  <w:szCs w:val="10"/>
                  <w:bdr w:val="none" w:sz="0" w:space="0" w:color="auto" w:frame="1"/>
                </w:rPr>
                <w:t>10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B646B0" w:rsidRDefault="00B646B0" w:rsidP="00B646B0">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I get many comments from the readers to include a post on Jenkins-QTP-Source control integration &amp; issues they are facing while trying to implement Jenkins-QTP console output which this post talks about. In this post, I would like to show how we can configure Jenkins to fetch the automated test scripts from the source control</w:t>
            </w:r>
          </w:p>
          <w:p w:rsidR="00B646B0" w:rsidRDefault="00B646B0" w:rsidP="00B646B0">
            <w:pPr>
              <w:shd w:val="clear" w:color="auto" w:fill="FFFFFF"/>
              <w:rPr>
                <w:rFonts w:ascii="&amp;quot" w:hAnsi="&amp;quot"/>
                <w:color w:val="333333"/>
                <w:sz w:val="10"/>
                <w:szCs w:val="10"/>
              </w:rPr>
            </w:pPr>
            <w:hyperlink r:id="rId253" w:tooltip="More" w:history="1">
              <w:r>
                <w:rPr>
                  <w:rStyle w:val="button"/>
                  <w:rFonts w:ascii="&amp;quot" w:hAnsi="&amp;quot"/>
                  <w:color w:val="FFFFFF"/>
                  <w:sz w:val="10"/>
                  <w:szCs w:val="10"/>
                  <w:bdr w:val="none" w:sz="0" w:space="0" w:color="auto" w:frame="1"/>
                  <w:shd w:val="clear" w:color="auto" w:fill="FF6644"/>
                </w:rPr>
                <w:t>Read More</w:t>
              </w:r>
              <w:r>
                <w:rPr>
                  <w:rStyle w:val="Hyperlink"/>
                  <w:rFonts w:ascii="&amp;quot" w:hAnsi="&amp;quot"/>
                  <w:color w:val="333333"/>
                  <w:sz w:val="10"/>
                  <w:szCs w:val="10"/>
                  <w:bdr w:val="none" w:sz="0" w:space="0" w:color="auto" w:frame="1"/>
                </w:rPr>
                <w:t xml:space="preserve"> </w:t>
              </w:r>
            </w:hyperlink>
          </w:p>
          <w:p w:rsidR="00B646B0" w:rsidRDefault="00B646B0" w:rsidP="00B646B0">
            <w:pPr>
              <w:rPr>
                <w:rFonts w:ascii="&amp;quot" w:hAnsi="&amp;quot"/>
                <w:color w:val="333333"/>
                <w:sz w:val="10"/>
                <w:szCs w:val="10"/>
              </w:rPr>
            </w:pPr>
            <w:r>
              <w:rPr>
                <w:rFonts w:ascii="&amp;quot" w:hAnsi="&amp;quot"/>
                <w:noProof/>
                <w:color w:val="333333"/>
                <w:sz w:val="10"/>
                <w:szCs w:val="10"/>
              </w:rPr>
              <w:drawing>
                <wp:inline distT="0" distB="0" distL="0" distR="0">
                  <wp:extent cx="8953500" cy="3436620"/>
                  <wp:effectExtent l="19050" t="0" r="0" b="0"/>
                  <wp:docPr id="74" name="Picture 74" descr="aws-docker-containe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ws-docker-container-01"/>
                          <pic:cNvPicPr>
                            <a:picLocks noChangeAspect="1" noChangeArrowheads="1"/>
                          </pic:cNvPicPr>
                        </pic:nvPicPr>
                        <pic:blipFill>
                          <a:blip r:embed="rId68" cstate="print"/>
                          <a:srcRect/>
                          <a:stretch>
                            <a:fillRect/>
                          </a:stretch>
                        </pic:blipFill>
                        <pic:spPr bwMode="auto">
                          <a:xfrm>
                            <a:off x="0" y="0"/>
                            <a:ext cx="8953500" cy="3436620"/>
                          </a:xfrm>
                          <a:prstGeom prst="rect">
                            <a:avLst/>
                          </a:prstGeom>
                          <a:noFill/>
                          <a:ln w="9525">
                            <a:noFill/>
                            <a:miter lim="800000"/>
                            <a:headEnd/>
                            <a:tailEnd/>
                          </a:ln>
                        </pic:spPr>
                      </pic:pic>
                    </a:graphicData>
                  </a:graphic>
                </wp:inline>
              </w:drawing>
            </w:r>
          </w:p>
          <w:p w:rsidR="00B646B0" w:rsidRDefault="00B646B0" w:rsidP="00B646B0">
            <w:pPr>
              <w:pStyle w:val="Heading3"/>
              <w:spacing w:before="0" w:after="102" w:line="180" w:lineRule="atLeast"/>
              <w:jc w:val="center"/>
              <w:rPr>
                <w:rFonts w:ascii="&amp;quot" w:hAnsi="&amp;quot"/>
                <w:b w:val="0"/>
                <w:bCs w:val="0"/>
                <w:color w:val="616161"/>
                <w:sz w:val="15"/>
                <w:szCs w:val="15"/>
              </w:rPr>
            </w:pPr>
            <w:hyperlink r:id="rId254" w:history="1">
              <w:proofErr w:type="spellStart"/>
              <w:r>
                <w:rPr>
                  <w:rStyle w:val="Hyperlink"/>
                  <w:rFonts w:ascii="&amp;quot" w:hAnsi="&amp;quot"/>
                  <w:b w:val="0"/>
                  <w:bCs w:val="0"/>
                  <w:color w:val="616161"/>
                  <w:sz w:val="15"/>
                  <w:szCs w:val="15"/>
                  <w:bdr w:val="none" w:sz="0" w:space="0" w:color="auto" w:frame="1"/>
                </w:rPr>
                <w:t>JMeter</w:t>
              </w:r>
              <w:proofErr w:type="spellEnd"/>
              <w:r>
                <w:rPr>
                  <w:rStyle w:val="Hyperlink"/>
                  <w:rFonts w:ascii="&amp;quot" w:hAnsi="&amp;quot"/>
                  <w:b w:val="0"/>
                  <w:bCs w:val="0"/>
                  <w:color w:val="616161"/>
                  <w:sz w:val="15"/>
                  <w:szCs w:val="15"/>
                  <w:bdr w:val="none" w:sz="0" w:space="0" w:color="auto" w:frame="1"/>
                </w:rPr>
                <w:t xml:space="preserve"> – Distributed Load Testing using </w:t>
              </w:r>
              <w:proofErr w:type="spellStart"/>
              <w:r>
                <w:rPr>
                  <w:rStyle w:val="Hyperlink"/>
                  <w:rFonts w:ascii="&amp;quot" w:hAnsi="&amp;quot"/>
                  <w:b w:val="0"/>
                  <w:bCs w:val="0"/>
                  <w:color w:val="616161"/>
                  <w:sz w:val="15"/>
                  <w:szCs w:val="15"/>
                  <w:bdr w:val="none" w:sz="0" w:space="0" w:color="auto" w:frame="1"/>
                </w:rPr>
                <w:t>Docker</w:t>
              </w:r>
              <w:proofErr w:type="spellEnd"/>
              <w:r>
                <w:rPr>
                  <w:rStyle w:val="Hyperlink"/>
                  <w:rFonts w:ascii="&amp;quot" w:hAnsi="&amp;quot"/>
                  <w:b w:val="0"/>
                  <w:bCs w:val="0"/>
                  <w:color w:val="616161"/>
                  <w:sz w:val="15"/>
                  <w:szCs w:val="15"/>
                  <w:bdr w:val="none" w:sz="0" w:space="0" w:color="auto" w:frame="1"/>
                </w:rPr>
                <w:t xml:space="preserve"> in AWS</w:t>
              </w:r>
            </w:hyperlink>
          </w:p>
          <w:p w:rsidR="00B646B0" w:rsidRDefault="00B646B0" w:rsidP="00B646B0">
            <w:pPr>
              <w:shd w:val="clear" w:color="auto" w:fill="FFFFFF"/>
              <w:jc w:val="center"/>
              <w:rPr>
                <w:rFonts w:ascii="&amp;quot" w:hAnsi="&amp;quot"/>
                <w:color w:val="333333"/>
                <w:sz w:val="10"/>
                <w:szCs w:val="10"/>
              </w:rPr>
            </w:pPr>
            <w:r>
              <w:rPr>
                <w:rStyle w:val="entry-date"/>
                <w:rFonts w:ascii="&amp;quot" w:hAnsi="&amp;quot"/>
                <w:color w:val="333333"/>
                <w:sz w:val="10"/>
                <w:szCs w:val="10"/>
              </w:rPr>
              <w:t>August 15, 2016</w:t>
            </w:r>
            <w:r>
              <w:rPr>
                <w:rFonts w:ascii="&amp;quot" w:hAnsi="&amp;quot"/>
                <w:color w:val="333333"/>
                <w:sz w:val="10"/>
                <w:szCs w:val="10"/>
              </w:rPr>
              <w:t xml:space="preserve"> </w:t>
            </w:r>
            <w:hyperlink r:id="rId255" w:anchor="comments" w:history="1">
              <w:r>
                <w:rPr>
                  <w:rStyle w:val="Hyperlink"/>
                  <w:rFonts w:ascii="&amp;quot" w:hAnsi="&amp;quot"/>
                  <w:color w:val="616161"/>
                  <w:sz w:val="10"/>
                  <w:szCs w:val="10"/>
                  <w:bdr w:val="none" w:sz="0" w:space="0" w:color="auto" w:frame="1"/>
                </w:rPr>
                <w:t>25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B646B0" w:rsidRDefault="00B646B0" w:rsidP="00B646B0">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 xml:space="preserve">In the Previous post, We had learnt how to use </w:t>
            </w:r>
            <w:proofErr w:type="spellStart"/>
            <w:r>
              <w:rPr>
                <w:rFonts w:ascii="&amp;quot" w:hAnsi="&amp;quot"/>
                <w:color w:val="545252"/>
                <w:sz w:val="11"/>
                <w:szCs w:val="11"/>
              </w:rPr>
              <w:t>docker</w:t>
            </w:r>
            <w:proofErr w:type="spellEnd"/>
            <w:r>
              <w:rPr>
                <w:rFonts w:ascii="&amp;quot" w:hAnsi="&amp;quot"/>
                <w:color w:val="545252"/>
                <w:sz w:val="11"/>
                <w:szCs w:val="11"/>
              </w:rPr>
              <w:t xml:space="preserve"> in creating multiple containers running </w:t>
            </w:r>
            <w:proofErr w:type="spellStart"/>
            <w:r>
              <w:rPr>
                <w:rFonts w:ascii="&amp;quot" w:hAnsi="&amp;quot"/>
                <w:color w:val="545252"/>
                <w:sz w:val="11"/>
                <w:szCs w:val="11"/>
              </w:rPr>
              <w:t>jmeter</w:t>
            </w:r>
            <w:proofErr w:type="spellEnd"/>
            <w:r>
              <w:rPr>
                <w:rFonts w:ascii="&amp;quot" w:hAnsi="&amp;quot"/>
                <w:color w:val="545252"/>
                <w:sz w:val="11"/>
                <w:szCs w:val="11"/>
              </w:rPr>
              <w:t xml:space="preserve">-server for distributed load testing. But we had created all the containers in the same host. Even if we </w:t>
            </w:r>
            <w:proofErr w:type="spellStart"/>
            <w:r>
              <w:rPr>
                <w:rFonts w:ascii="&amp;quot" w:hAnsi="&amp;quot"/>
                <w:color w:val="545252"/>
                <w:sz w:val="11"/>
                <w:szCs w:val="11"/>
              </w:rPr>
              <w:t>can not</w:t>
            </w:r>
            <w:proofErr w:type="spellEnd"/>
            <w:r>
              <w:rPr>
                <w:rFonts w:ascii="&amp;quot" w:hAnsi="&amp;quot"/>
                <w:color w:val="545252"/>
                <w:sz w:val="11"/>
                <w:szCs w:val="11"/>
              </w:rPr>
              <w:t xml:space="preserve"> use the single-host containers for performance testing with huge load, before pushing your performance test script related changes to</w:t>
            </w:r>
          </w:p>
          <w:p w:rsidR="00B646B0" w:rsidRDefault="00B646B0" w:rsidP="00B646B0">
            <w:pPr>
              <w:shd w:val="clear" w:color="auto" w:fill="FFFFFF"/>
              <w:rPr>
                <w:rFonts w:ascii="&amp;quot" w:hAnsi="&amp;quot"/>
                <w:color w:val="333333"/>
                <w:sz w:val="10"/>
                <w:szCs w:val="10"/>
              </w:rPr>
            </w:pPr>
            <w:hyperlink r:id="rId256" w:tooltip="More" w:history="1">
              <w:r>
                <w:rPr>
                  <w:rStyle w:val="button"/>
                  <w:rFonts w:ascii="&amp;quot" w:hAnsi="&amp;quot"/>
                  <w:color w:val="FFFFFF"/>
                  <w:sz w:val="10"/>
                  <w:szCs w:val="10"/>
                  <w:bdr w:val="none" w:sz="0" w:space="0" w:color="auto" w:frame="1"/>
                  <w:shd w:val="clear" w:color="auto" w:fill="FF6644"/>
                </w:rPr>
                <w:t>Read More</w:t>
              </w:r>
              <w:r>
                <w:rPr>
                  <w:rStyle w:val="Hyperlink"/>
                  <w:rFonts w:ascii="&amp;quot" w:hAnsi="&amp;quot"/>
                  <w:color w:val="333333"/>
                  <w:sz w:val="10"/>
                  <w:szCs w:val="10"/>
                  <w:bdr w:val="none" w:sz="0" w:space="0" w:color="auto" w:frame="1"/>
                </w:rPr>
                <w:t xml:space="preserve"> </w:t>
              </w:r>
            </w:hyperlink>
          </w:p>
          <w:p w:rsidR="00B646B0" w:rsidRDefault="00B646B0" w:rsidP="00B646B0">
            <w:pPr>
              <w:rPr>
                <w:rFonts w:ascii="&amp;quot" w:hAnsi="&amp;quot"/>
                <w:color w:val="333333"/>
                <w:sz w:val="10"/>
                <w:szCs w:val="10"/>
              </w:rPr>
            </w:pPr>
            <w:r>
              <w:rPr>
                <w:rFonts w:ascii="&amp;quot" w:hAnsi="&amp;quot"/>
                <w:noProof/>
                <w:color w:val="333333"/>
                <w:sz w:val="10"/>
                <w:szCs w:val="10"/>
              </w:rPr>
              <w:lastRenderedPageBreak/>
              <w:drawing>
                <wp:inline distT="0" distB="0" distL="0" distR="0">
                  <wp:extent cx="8953500" cy="4086860"/>
                  <wp:effectExtent l="19050" t="0" r="0" b="0"/>
                  <wp:docPr id="75" name="Picture 75" descr="jm-master-slave-host-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jm-master-slave-host-docker"/>
                          <pic:cNvPicPr>
                            <a:picLocks noChangeAspect="1" noChangeArrowheads="1"/>
                          </pic:cNvPicPr>
                        </pic:nvPicPr>
                        <pic:blipFill>
                          <a:blip r:embed="rId72" cstate="print"/>
                          <a:srcRect/>
                          <a:stretch>
                            <a:fillRect/>
                          </a:stretch>
                        </pic:blipFill>
                        <pic:spPr bwMode="auto">
                          <a:xfrm>
                            <a:off x="0" y="0"/>
                            <a:ext cx="8953500" cy="4086860"/>
                          </a:xfrm>
                          <a:prstGeom prst="rect">
                            <a:avLst/>
                          </a:prstGeom>
                          <a:noFill/>
                          <a:ln w="9525">
                            <a:noFill/>
                            <a:miter lim="800000"/>
                            <a:headEnd/>
                            <a:tailEnd/>
                          </a:ln>
                        </pic:spPr>
                      </pic:pic>
                    </a:graphicData>
                  </a:graphic>
                </wp:inline>
              </w:drawing>
            </w:r>
          </w:p>
          <w:p w:rsidR="00B646B0" w:rsidRDefault="00B646B0" w:rsidP="00B646B0">
            <w:pPr>
              <w:pStyle w:val="Heading3"/>
              <w:spacing w:before="0" w:after="102" w:line="180" w:lineRule="atLeast"/>
              <w:jc w:val="center"/>
              <w:rPr>
                <w:rFonts w:ascii="&amp;quot" w:hAnsi="&amp;quot"/>
                <w:b w:val="0"/>
                <w:bCs w:val="0"/>
                <w:color w:val="616161"/>
                <w:sz w:val="15"/>
                <w:szCs w:val="15"/>
              </w:rPr>
            </w:pPr>
            <w:hyperlink r:id="rId257" w:history="1">
              <w:proofErr w:type="spellStart"/>
              <w:r>
                <w:rPr>
                  <w:rStyle w:val="Hyperlink"/>
                  <w:rFonts w:ascii="&amp;quot" w:hAnsi="&amp;quot"/>
                  <w:b w:val="0"/>
                  <w:bCs w:val="0"/>
                  <w:color w:val="616161"/>
                  <w:sz w:val="15"/>
                  <w:szCs w:val="15"/>
                  <w:bdr w:val="none" w:sz="0" w:space="0" w:color="auto" w:frame="1"/>
                </w:rPr>
                <w:t>JMeter</w:t>
              </w:r>
              <w:proofErr w:type="spellEnd"/>
              <w:r>
                <w:rPr>
                  <w:rStyle w:val="Hyperlink"/>
                  <w:rFonts w:ascii="&amp;quot" w:hAnsi="&amp;quot"/>
                  <w:b w:val="0"/>
                  <w:bCs w:val="0"/>
                  <w:color w:val="616161"/>
                  <w:sz w:val="15"/>
                  <w:szCs w:val="15"/>
                  <w:bdr w:val="none" w:sz="0" w:space="0" w:color="auto" w:frame="1"/>
                </w:rPr>
                <w:t xml:space="preserve"> – Distributed Load Testing using </w:t>
              </w:r>
              <w:proofErr w:type="spellStart"/>
              <w:r>
                <w:rPr>
                  <w:rStyle w:val="Hyperlink"/>
                  <w:rFonts w:ascii="&amp;quot" w:hAnsi="&amp;quot"/>
                  <w:b w:val="0"/>
                  <w:bCs w:val="0"/>
                  <w:color w:val="616161"/>
                  <w:sz w:val="15"/>
                  <w:szCs w:val="15"/>
                  <w:bdr w:val="none" w:sz="0" w:space="0" w:color="auto" w:frame="1"/>
                </w:rPr>
                <w:t>Docker</w:t>
              </w:r>
              <w:proofErr w:type="spellEnd"/>
            </w:hyperlink>
          </w:p>
          <w:p w:rsidR="00B646B0" w:rsidRDefault="00B646B0" w:rsidP="00B646B0">
            <w:pPr>
              <w:shd w:val="clear" w:color="auto" w:fill="FFFFFF"/>
              <w:jc w:val="center"/>
              <w:rPr>
                <w:rFonts w:ascii="&amp;quot" w:hAnsi="&amp;quot"/>
                <w:color w:val="333333"/>
                <w:sz w:val="10"/>
                <w:szCs w:val="10"/>
              </w:rPr>
            </w:pPr>
            <w:r>
              <w:rPr>
                <w:rStyle w:val="entry-date"/>
                <w:rFonts w:ascii="&amp;quot" w:hAnsi="&amp;quot"/>
                <w:color w:val="333333"/>
                <w:sz w:val="10"/>
                <w:szCs w:val="10"/>
              </w:rPr>
              <w:t>August 1, 2016</w:t>
            </w:r>
            <w:r>
              <w:rPr>
                <w:rFonts w:ascii="&amp;quot" w:hAnsi="&amp;quot"/>
                <w:color w:val="333333"/>
                <w:sz w:val="10"/>
                <w:szCs w:val="10"/>
              </w:rPr>
              <w:t xml:space="preserve"> </w:t>
            </w:r>
            <w:hyperlink r:id="rId258" w:anchor="comments" w:history="1">
              <w:r>
                <w:rPr>
                  <w:rStyle w:val="Hyperlink"/>
                  <w:rFonts w:ascii="&amp;quot" w:hAnsi="&amp;quot"/>
                  <w:color w:val="616161"/>
                  <w:sz w:val="10"/>
                  <w:szCs w:val="10"/>
                  <w:bdr w:val="none" w:sz="0" w:space="0" w:color="auto" w:frame="1"/>
                </w:rPr>
                <w:t>17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B646B0" w:rsidRDefault="00B646B0" w:rsidP="00B646B0">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 xml:space="preserve">Overview: A single </w:t>
            </w:r>
            <w:proofErr w:type="spellStart"/>
            <w:r>
              <w:rPr>
                <w:rFonts w:ascii="&amp;quot" w:hAnsi="&amp;quot"/>
                <w:color w:val="545252"/>
                <w:sz w:val="11"/>
                <w:szCs w:val="11"/>
              </w:rPr>
              <w:t>JMeter</w:t>
            </w:r>
            <w:proofErr w:type="spellEnd"/>
            <w:r>
              <w:rPr>
                <w:rFonts w:ascii="&amp;quot" w:hAnsi="&amp;quot"/>
                <w:color w:val="545252"/>
                <w:sz w:val="11"/>
                <w:szCs w:val="11"/>
              </w:rPr>
              <w:t xml:space="preserve"> instance might not be able to generate enough load to stress test your application. As this site shows, one </w:t>
            </w:r>
            <w:proofErr w:type="spellStart"/>
            <w:r>
              <w:rPr>
                <w:rFonts w:ascii="&amp;quot" w:hAnsi="&amp;quot"/>
                <w:color w:val="545252"/>
                <w:sz w:val="11"/>
                <w:szCs w:val="11"/>
              </w:rPr>
              <w:t>JMeter</w:t>
            </w:r>
            <w:proofErr w:type="spellEnd"/>
            <w:r>
              <w:rPr>
                <w:rFonts w:ascii="&amp;quot" w:hAnsi="&amp;quot"/>
                <w:color w:val="545252"/>
                <w:sz w:val="11"/>
                <w:szCs w:val="11"/>
              </w:rPr>
              <w:t xml:space="preserve"> instance will be able to control many other remote </w:t>
            </w:r>
            <w:proofErr w:type="spellStart"/>
            <w:r>
              <w:rPr>
                <w:rFonts w:ascii="&amp;quot" w:hAnsi="&amp;quot"/>
                <w:color w:val="545252"/>
                <w:sz w:val="11"/>
                <w:szCs w:val="11"/>
              </w:rPr>
              <w:t>JMeter</w:t>
            </w:r>
            <w:proofErr w:type="spellEnd"/>
            <w:r>
              <w:rPr>
                <w:rFonts w:ascii="&amp;quot" w:hAnsi="&amp;quot"/>
                <w:color w:val="545252"/>
                <w:sz w:val="11"/>
                <w:szCs w:val="11"/>
              </w:rPr>
              <w:t xml:space="preserve"> instances and generate larger load on your application. </w:t>
            </w:r>
            <w:proofErr w:type="spellStart"/>
            <w:r>
              <w:rPr>
                <w:rFonts w:ascii="&amp;quot" w:hAnsi="&amp;quot"/>
                <w:color w:val="545252"/>
                <w:sz w:val="11"/>
                <w:szCs w:val="11"/>
              </w:rPr>
              <w:t>JMeter</w:t>
            </w:r>
            <w:proofErr w:type="spellEnd"/>
            <w:r>
              <w:rPr>
                <w:rFonts w:ascii="&amp;quot" w:hAnsi="&amp;quot"/>
                <w:color w:val="545252"/>
                <w:sz w:val="11"/>
                <w:szCs w:val="11"/>
              </w:rPr>
              <w:t xml:space="preserve"> uses Java RMI [Remote Method Invocation] to interact with objects in a</w:t>
            </w:r>
          </w:p>
          <w:p w:rsidR="00B646B0" w:rsidRDefault="00B646B0" w:rsidP="00B646B0">
            <w:pPr>
              <w:shd w:val="clear" w:color="auto" w:fill="FFFFFF"/>
              <w:rPr>
                <w:rFonts w:ascii="&amp;quot" w:hAnsi="&amp;quot"/>
                <w:color w:val="333333"/>
                <w:sz w:val="10"/>
                <w:szCs w:val="10"/>
              </w:rPr>
            </w:pPr>
            <w:hyperlink r:id="rId259" w:tooltip="More" w:history="1">
              <w:r>
                <w:rPr>
                  <w:rStyle w:val="button"/>
                  <w:rFonts w:ascii="&amp;quot" w:hAnsi="&amp;quot"/>
                  <w:color w:val="FFFFFF"/>
                  <w:sz w:val="10"/>
                  <w:szCs w:val="10"/>
                  <w:bdr w:val="none" w:sz="0" w:space="0" w:color="auto" w:frame="1"/>
                  <w:shd w:val="clear" w:color="auto" w:fill="FF6644"/>
                </w:rPr>
                <w:t>Read More</w:t>
              </w:r>
              <w:r>
                <w:rPr>
                  <w:rStyle w:val="Hyperlink"/>
                  <w:rFonts w:ascii="&amp;quot" w:hAnsi="&amp;quot"/>
                  <w:color w:val="333333"/>
                  <w:sz w:val="10"/>
                  <w:szCs w:val="10"/>
                  <w:bdr w:val="none" w:sz="0" w:space="0" w:color="auto" w:frame="1"/>
                </w:rPr>
                <w:t xml:space="preserve"> </w:t>
              </w:r>
            </w:hyperlink>
          </w:p>
          <w:p w:rsidR="00B646B0" w:rsidRDefault="00B646B0" w:rsidP="00B646B0">
            <w:pPr>
              <w:rPr>
                <w:rFonts w:ascii="&amp;quot" w:hAnsi="&amp;quot"/>
                <w:color w:val="333333"/>
                <w:sz w:val="10"/>
                <w:szCs w:val="10"/>
              </w:rPr>
            </w:pPr>
            <w:r>
              <w:rPr>
                <w:rFonts w:ascii="&amp;quot" w:hAnsi="&amp;quot"/>
                <w:noProof/>
                <w:color w:val="333333"/>
                <w:sz w:val="10"/>
                <w:szCs w:val="10"/>
              </w:rPr>
              <w:drawing>
                <wp:inline distT="0" distB="0" distL="0" distR="0">
                  <wp:extent cx="6106160" cy="2171065"/>
                  <wp:effectExtent l="19050" t="0" r="8890" b="0"/>
                  <wp:docPr id="76" name="Picture 76" descr="ufts-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ufts-09"/>
                          <pic:cNvPicPr>
                            <a:picLocks noChangeAspect="1" noChangeArrowheads="1"/>
                          </pic:cNvPicPr>
                        </pic:nvPicPr>
                        <pic:blipFill>
                          <a:blip r:embed="rId260" cstate="print"/>
                          <a:srcRect/>
                          <a:stretch>
                            <a:fillRect/>
                          </a:stretch>
                        </pic:blipFill>
                        <pic:spPr bwMode="auto">
                          <a:xfrm>
                            <a:off x="0" y="0"/>
                            <a:ext cx="6106160" cy="2171065"/>
                          </a:xfrm>
                          <a:prstGeom prst="rect">
                            <a:avLst/>
                          </a:prstGeom>
                          <a:noFill/>
                          <a:ln w="9525">
                            <a:noFill/>
                            <a:miter lim="800000"/>
                            <a:headEnd/>
                            <a:tailEnd/>
                          </a:ln>
                        </pic:spPr>
                      </pic:pic>
                    </a:graphicData>
                  </a:graphic>
                </wp:inline>
              </w:drawing>
            </w:r>
          </w:p>
          <w:p w:rsidR="00B646B0" w:rsidRDefault="00B646B0" w:rsidP="00B646B0">
            <w:pPr>
              <w:pStyle w:val="Heading3"/>
              <w:spacing w:before="0" w:after="102" w:line="180" w:lineRule="atLeast"/>
              <w:jc w:val="center"/>
              <w:rPr>
                <w:rFonts w:ascii="&amp;quot" w:hAnsi="&amp;quot"/>
                <w:b w:val="0"/>
                <w:bCs w:val="0"/>
                <w:color w:val="616161"/>
                <w:sz w:val="15"/>
                <w:szCs w:val="15"/>
              </w:rPr>
            </w:pPr>
            <w:hyperlink r:id="rId261" w:history="1">
              <w:r>
                <w:rPr>
                  <w:rStyle w:val="Hyperlink"/>
                  <w:rFonts w:ascii="&amp;quot" w:hAnsi="&amp;quot"/>
                  <w:b w:val="0"/>
                  <w:bCs w:val="0"/>
                  <w:color w:val="616161"/>
                  <w:sz w:val="15"/>
                  <w:szCs w:val="15"/>
                  <w:bdr w:val="none" w:sz="0" w:space="0" w:color="auto" w:frame="1"/>
                </w:rPr>
                <w:t>QTP/UFT – How to Pass Test Parameters from Jenkins</w:t>
              </w:r>
            </w:hyperlink>
          </w:p>
          <w:p w:rsidR="00B646B0" w:rsidRDefault="00B646B0" w:rsidP="00B646B0">
            <w:pPr>
              <w:shd w:val="clear" w:color="auto" w:fill="FFFFFF"/>
              <w:jc w:val="center"/>
              <w:rPr>
                <w:rFonts w:ascii="&amp;quot" w:hAnsi="&amp;quot"/>
                <w:color w:val="333333"/>
                <w:sz w:val="10"/>
                <w:szCs w:val="10"/>
              </w:rPr>
            </w:pPr>
            <w:r>
              <w:rPr>
                <w:rStyle w:val="entry-date"/>
                <w:rFonts w:ascii="&amp;quot" w:hAnsi="&amp;quot"/>
                <w:color w:val="333333"/>
                <w:sz w:val="10"/>
                <w:szCs w:val="10"/>
              </w:rPr>
              <w:t>February 26, 2016</w:t>
            </w:r>
            <w:r>
              <w:rPr>
                <w:rFonts w:ascii="&amp;quot" w:hAnsi="&amp;quot"/>
                <w:color w:val="333333"/>
                <w:sz w:val="10"/>
                <w:szCs w:val="10"/>
              </w:rPr>
              <w:t xml:space="preserve"> </w:t>
            </w:r>
            <w:hyperlink r:id="rId262" w:anchor="comments" w:history="1">
              <w:r>
                <w:rPr>
                  <w:rStyle w:val="Hyperlink"/>
                  <w:rFonts w:ascii="&amp;quot" w:hAnsi="&amp;quot"/>
                  <w:color w:val="616161"/>
                  <w:sz w:val="10"/>
                  <w:szCs w:val="10"/>
                  <w:bdr w:val="none" w:sz="0" w:space="0" w:color="auto" w:frame="1"/>
                </w:rPr>
                <w:t>8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B646B0" w:rsidRDefault="00B646B0" w:rsidP="00B646B0">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Aim: To run the QTP/UFT script on any given test environment using Jenkins by passing the environment as a parameter to the QTP/UFT test.   Please read this post first to get a high level idea of basic QTP/UFT + Jenkins integration.   Creating Simple Test Script with Test Parameters: Create a simple QTP/UFT test script</w:t>
            </w:r>
          </w:p>
          <w:p w:rsidR="00B646B0" w:rsidRDefault="00B646B0" w:rsidP="00B646B0">
            <w:pPr>
              <w:shd w:val="clear" w:color="auto" w:fill="FFFFFF"/>
              <w:rPr>
                <w:rFonts w:ascii="&amp;quot" w:hAnsi="&amp;quot"/>
                <w:color w:val="333333"/>
                <w:sz w:val="10"/>
                <w:szCs w:val="10"/>
              </w:rPr>
            </w:pPr>
            <w:hyperlink r:id="rId263" w:tooltip="More" w:history="1">
              <w:r>
                <w:rPr>
                  <w:rStyle w:val="button"/>
                  <w:rFonts w:ascii="&amp;quot" w:hAnsi="&amp;quot"/>
                  <w:color w:val="FFFFFF"/>
                  <w:sz w:val="10"/>
                  <w:szCs w:val="10"/>
                  <w:bdr w:val="none" w:sz="0" w:space="0" w:color="auto" w:frame="1"/>
                  <w:shd w:val="clear" w:color="auto" w:fill="FF6644"/>
                </w:rPr>
                <w:t>Read More</w:t>
              </w:r>
              <w:r>
                <w:rPr>
                  <w:rStyle w:val="Hyperlink"/>
                  <w:rFonts w:ascii="&amp;quot" w:hAnsi="&amp;quot"/>
                  <w:color w:val="333333"/>
                  <w:sz w:val="10"/>
                  <w:szCs w:val="10"/>
                  <w:bdr w:val="none" w:sz="0" w:space="0" w:color="auto" w:frame="1"/>
                </w:rPr>
                <w:t xml:space="preserve"> </w:t>
              </w:r>
            </w:hyperlink>
          </w:p>
          <w:p w:rsidR="00B646B0" w:rsidRDefault="00B646B0" w:rsidP="00B646B0">
            <w:pPr>
              <w:rPr>
                <w:rFonts w:ascii="&amp;quot" w:hAnsi="&amp;quot"/>
                <w:color w:val="333333"/>
                <w:sz w:val="10"/>
                <w:szCs w:val="10"/>
              </w:rPr>
            </w:pPr>
            <w:r>
              <w:rPr>
                <w:rFonts w:ascii="&amp;quot" w:hAnsi="&amp;quot"/>
                <w:noProof/>
                <w:color w:val="333333"/>
                <w:sz w:val="10"/>
                <w:szCs w:val="10"/>
              </w:rPr>
              <w:lastRenderedPageBreak/>
              <w:drawing>
                <wp:inline distT="0" distB="0" distL="0" distR="0">
                  <wp:extent cx="6955790" cy="3002915"/>
                  <wp:effectExtent l="19050" t="0" r="0" b="0"/>
                  <wp:docPr id="77" name="Picture 77" descr="continuous-performance-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ontinuous-performance-test"/>
                          <pic:cNvPicPr>
                            <a:picLocks noChangeAspect="1" noChangeArrowheads="1"/>
                          </pic:cNvPicPr>
                        </pic:nvPicPr>
                        <pic:blipFill>
                          <a:blip r:embed="rId264" cstate="print"/>
                          <a:srcRect/>
                          <a:stretch>
                            <a:fillRect/>
                          </a:stretch>
                        </pic:blipFill>
                        <pic:spPr bwMode="auto">
                          <a:xfrm>
                            <a:off x="0" y="0"/>
                            <a:ext cx="6955790" cy="3002915"/>
                          </a:xfrm>
                          <a:prstGeom prst="rect">
                            <a:avLst/>
                          </a:prstGeom>
                          <a:noFill/>
                          <a:ln w="9525">
                            <a:noFill/>
                            <a:miter lim="800000"/>
                            <a:headEnd/>
                            <a:tailEnd/>
                          </a:ln>
                        </pic:spPr>
                      </pic:pic>
                    </a:graphicData>
                  </a:graphic>
                </wp:inline>
              </w:drawing>
            </w:r>
          </w:p>
          <w:p w:rsidR="00B646B0" w:rsidRDefault="00B646B0" w:rsidP="00B646B0">
            <w:pPr>
              <w:pStyle w:val="Heading3"/>
              <w:spacing w:before="0" w:after="102" w:line="180" w:lineRule="atLeast"/>
              <w:jc w:val="center"/>
              <w:rPr>
                <w:rFonts w:ascii="&amp;quot" w:hAnsi="&amp;quot"/>
                <w:b w:val="0"/>
                <w:bCs w:val="0"/>
                <w:color w:val="616161"/>
                <w:sz w:val="15"/>
                <w:szCs w:val="15"/>
              </w:rPr>
            </w:pPr>
            <w:hyperlink r:id="rId265" w:history="1">
              <w:proofErr w:type="spellStart"/>
              <w:r>
                <w:rPr>
                  <w:rStyle w:val="Hyperlink"/>
                  <w:rFonts w:ascii="&amp;quot" w:hAnsi="&amp;quot"/>
                  <w:b w:val="0"/>
                  <w:bCs w:val="0"/>
                  <w:color w:val="616161"/>
                  <w:sz w:val="15"/>
                  <w:szCs w:val="15"/>
                  <w:bdr w:val="none" w:sz="0" w:space="0" w:color="auto" w:frame="1"/>
                </w:rPr>
                <w:t>JMeter</w:t>
              </w:r>
              <w:proofErr w:type="spellEnd"/>
              <w:r>
                <w:rPr>
                  <w:rStyle w:val="Hyperlink"/>
                  <w:rFonts w:ascii="&amp;quot" w:hAnsi="&amp;quot"/>
                  <w:b w:val="0"/>
                  <w:bCs w:val="0"/>
                  <w:color w:val="616161"/>
                  <w:sz w:val="15"/>
                  <w:szCs w:val="15"/>
                  <w:bdr w:val="none" w:sz="0" w:space="0" w:color="auto" w:frame="1"/>
                </w:rPr>
                <w:t xml:space="preserve"> – Continuous Performance Testing – </w:t>
              </w:r>
              <w:proofErr w:type="spellStart"/>
              <w:r>
                <w:rPr>
                  <w:rStyle w:val="Hyperlink"/>
                  <w:rFonts w:ascii="&amp;quot" w:hAnsi="&amp;quot"/>
                  <w:b w:val="0"/>
                  <w:bCs w:val="0"/>
                  <w:color w:val="616161"/>
                  <w:sz w:val="15"/>
                  <w:szCs w:val="15"/>
                  <w:bdr w:val="none" w:sz="0" w:space="0" w:color="auto" w:frame="1"/>
                </w:rPr>
                <w:t>JMeter</w:t>
              </w:r>
              <w:proofErr w:type="spellEnd"/>
              <w:r>
                <w:rPr>
                  <w:rStyle w:val="Hyperlink"/>
                  <w:rFonts w:ascii="&amp;quot" w:hAnsi="&amp;quot"/>
                  <w:b w:val="0"/>
                  <w:bCs w:val="0"/>
                  <w:color w:val="616161"/>
                  <w:sz w:val="15"/>
                  <w:szCs w:val="15"/>
                  <w:bdr w:val="none" w:sz="0" w:space="0" w:color="auto" w:frame="1"/>
                </w:rPr>
                <w:t xml:space="preserve"> + ANT + Jenkins Integration – Part 2</w:t>
              </w:r>
            </w:hyperlink>
          </w:p>
          <w:p w:rsidR="00B646B0" w:rsidRDefault="00B646B0" w:rsidP="00B646B0">
            <w:pPr>
              <w:shd w:val="clear" w:color="auto" w:fill="FFFFFF"/>
              <w:jc w:val="center"/>
              <w:rPr>
                <w:rFonts w:ascii="&amp;quot" w:hAnsi="&amp;quot"/>
                <w:color w:val="333333"/>
                <w:sz w:val="10"/>
                <w:szCs w:val="10"/>
              </w:rPr>
            </w:pPr>
            <w:r>
              <w:rPr>
                <w:rStyle w:val="entry-date"/>
                <w:rFonts w:ascii="&amp;quot" w:hAnsi="&amp;quot"/>
                <w:color w:val="333333"/>
                <w:sz w:val="10"/>
                <w:szCs w:val="10"/>
              </w:rPr>
              <w:t>February 14, 2016</w:t>
            </w:r>
            <w:r>
              <w:rPr>
                <w:rFonts w:ascii="&amp;quot" w:hAnsi="&amp;quot"/>
                <w:color w:val="333333"/>
                <w:sz w:val="10"/>
                <w:szCs w:val="10"/>
              </w:rPr>
              <w:t xml:space="preserve"> </w:t>
            </w:r>
            <w:hyperlink r:id="rId266" w:anchor="comments" w:history="1">
              <w:r>
                <w:rPr>
                  <w:rStyle w:val="Hyperlink"/>
                  <w:rFonts w:ascii="&amp;quot" w:hAnsi="&amp;quot"/>
                  <w:color w:val="616161"/>
                  <w:sz w:val="10"/>
                  <w:szCs w:val="10"/>
                  <w:bdr w:val="none" w:sz="0" w:space="0" w:color="auto" w:frame="1"/>
                </w:rPr>
                <w:t>26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B646B0" w:rsidRDefault="00B646B0" w:rsidP="00B646B0">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Goal: To create a Continuous Delivery Pipeline which includes Performance Testing process to detect any performance related issues as early as possible. Usually the full scale Performance Test will be done in the Staging/Pre-Production environment which could be identical to your Production environment. Code push to Staging happens after thorough QA functional/regression verification is done. So even if</w:t>
            </w:r>
          </w:p>
          <w:p w:rsidR="00B646B0" w:rsidRDefault="00B646B0" w:rsidP="00B646B0">
            <w:pPr>
              <w:shd w:val="clear" w:color="auto" w:fill="FFFFFF"/>
              <w:rPr>
                <w:rFonts w:ascii="&amp;quot" w:hAnsi="&amp;quot"/>
                <w:color w:val="333333"/>
                <w:sz w:val="10"/>
                <w:szCs w:val="10"/>
              </w:rPr>
            </w:pPr>
            <w:hyperlink r:id="rId267" w:tooltip="More" w:history="1">
              <w:r>
                <w:rPr>
                  <w:rStyle w:val="button"/>
                  <w:rFonts w:ascii="&amp;quot" w:hAnsi="&amp;quot"/>
                  <w:color w:val="FFFFFF"/>
                  <w:sz w:val="10"/>
                  <w:szCs w:val="10"/>
                  <w:bdr w:val="none" w:sz="0" w:space="0" w:color="auto" w:frame="1"/>
                  <w:shd w:val="clear" w:color="auto" w:fill="FF6644"/>
                </w:rPr>
                <w:t>Read More</w:t>
              </w:r>
              <w:r>
                <w:rPr>
                  <w:rStyle w:val="Hyperlink"/>
                  <w:rFonts w:ascii="&amp;quot" w:hAnsi="&amp;quot"/>
                  <w:color w:val="333333"/>
                  <w:sz w:val="10"/>
                  <w:szCs w:val="10"/>
                  <w:bdr w:val="none" w:sz="0" w:space="0" w:color="auto" w:frame="1"/>
                </w:rPr>
                <w:t xml:space="preserve"> </w:t>
              </w:r>
            </w:hyperlink>
          </w:p>
          <w:p w:rsidR="00B646B0" w:rsidRDefault="00B646B0" w:rsidP="00B646B0">
            <w:pPr>
              <w:rPr>
                <w:rFonts w:ascii="&amp;quot" w:hAnsi="&amp;quot"/>
                <w:color w:val="333333"/>
                <w:sz w:val="10"/>
                <w:szCs w:val="10"/>
              </w:rPr>
            </w:pPr>
            <w:r>
              <w:rPr>
                <w:rFonts w:ascii="&amp;quot" w:hAnsi="&amp;quot"/>
                <w:noProof/>
                <w:color w:val="333333"/>
                <w:sz w:val="10"/>
                <w:szCs w:val="10"/>
              </w:rPr>
              <w:drawing>
                <wp:inline distT="0" distB="0" distL="0" distR="0">
                  <wp:extent cx="8953500" cy="4086860"/>
                  <wp:effectExtent l="19050" t="0" r="0" b="0"/>
                  <wp:docPr id="78" name="Picture 78" descr="new-dashboard-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new-dashboard-chart"/>
                          <pic:cNvPicPr>
                            <a:picLocks noChangeAspect="1" noChangeArrowheads="1"/>
                          </pic:cNvPicPr>
                        </pic:nvPicPr>
                        <pic:blipFill>
                          <a:blip r:embed="rId268" cstate="print"/>
                          <a:srcRect/>
                          <a:stretch>
                            <a:fillRect/>
                          </a:stretch>
                        </pic:blipFill>
                        <pic:spPr bwMode="auto">
                          <a:xfrm>
                            <a:off x="0" y="0"/>
                            <a:ext cx="8953500" cy="4086860"/>
                          </a:xfrm>
                          <a:prstGeom prst="rect">
                            <a:avLst/>
                          </a:prstGeom>
                          <a:noFill/>
                          <a:ln w="9525">
                            <a:noFill/>
                            <a:miter lim="800000"/>
                            <a:headEnd/>
                            <a:tailEnd/>
                          </a:ln>
                        </pic:spPr>
                      </pic:pic>
                    </a:graphicData>
                  </a:graphic>
                </wp:inline>
              </w:drawing>
            </w:r>
          </w:p>
          <w:p w:rsidR="00B646B0" w:rsidRDefault="00B646B0" w:rsidP="00B646B0">
            <w:pPr>
              <w:pStyle w:val="Heading3"/>
              <w:spacing w:before="0" w:after="102" w:line="180" w:lineRule="atLeast"/>
              <w:jc w:val="center"/>
              <w:rPr>
                <w:rFonts w:ascii="&amp;quot" w:hAnsi="&amp;quot"/>
                <w:b w:val="0"/>
                <w:bCs w:val="0"/>
                <w:color w:val="616161"/>
                <w:sz w:val="15"/>
                <w:szCs w:val="15"/>
              </w:rPr>
            </w:pPr>
            <w:hyperlink r:id="rId269" w:history="1">
              <w:proofErr w:type="spellStart"/>
              <w:r>
                <w:rPr>
                  <w:rStyle w:val="Hyperlink"/>
                  <w:rFonts w:ascii="&amp;quot" w:hAnsi="&amp;quot"/>
                  <w:b w:val="0"/>
                  <w:bCs w:val="0"/>
                  <w:color w:val="616161"/>
                  <w:sz w:val="15"/>
                  <w:szCs w:val="15"/>
                  <w:bdr w:val="none" w:sz="0" w:space="0" w:color="auto" w:frame="1"/>
                </w:rPr>
                <w:t>JMeter</w:t>
              </w:r>
              <w:proofErr w:type="spellEnd"/>
              <w:r>
                <w:rPr>
                  <w:rStyle w:val="Hyperlink"/>
                  <w:rFonts w:ascii="&amp;quot" w:hAnsi="&amp;quot"/>
                  <w:b w:val="0"/>
                  <w:bCs w:val="0"/>
                  <w:color w:val="616161"/>
                  <w:sz w:val="15"/>
                  <w:szCs w:val="15"/>
                  <w:bdr w:val="none" w:sz="0" w:space="0" w:color="auto" w:frame="1"/>
                </w:rPr>
                <w:t xml:space="preserve"> – Continuous Performance Testing – </w:t>
              </w:r>
              <w:proofErr w:type="spellStart"/>
              <w:r>
                <w:rPr>
                  <w:rStyle w:val="Hyperlink"/>
                  <w:rFonts w:ascii="&amp;quot" w:hAnsi="&amp;quot"/>
                  <w:b w:val="0"/>
                  <w:bCs w:val="0"/>
                  <w:color w:val="616161"/>
                  <w:sz w:val="15"/>
                  <w:szCs w:val="15"/>
                  <w:bdr w:val="none" w:sz="0" w:space="0" w:color="auto" w:frame="1"/>
                </w:rPr>
                <w:t>JMeter</w:t>
              </w:r>
              <w:proofErr w:type="spellEnd"/>
              <w:r>
                <w:rPr>
                  <w:rStyle w:val="Hyperlink"/>
                  <w:rFonts w:ascii="&amp;quot" w:hAnsi="&amp;quot"/>
                  <w:b w:val="0"/>
                  <w:bCs w:val="0"/>
                  <w:color w:val="616161"/>
                  <w:sz w:val="15"/>
                  <w:szCs w:val="15"/>
                  <w:bdr w:val="none" w:sz="0" w:space="0" w:color="auto" w:frame="1"/>
                </w:rPr>
                <w:t xml:space="preserve"> + ANT + Jenkins Integration – Part 1</w:t>
              </w:r>
            </w:hyperlink>
          </w:p>
          <w:p w:rsidR="00B646B0" w:rsidRDefault="00B646B0" w:rsidP="00B646B0">
            <w:pPr>
              <w:shd w:val="clear" w:color="auto" w:fill="FFFFFF"/>
              <w:jc w:val="center"/>
              <w:rPr>
                <w:rFonts w:ascii="&amp;quot" w:hAnsi="&amp;quot"/>
                <w:color w:val="333333"/>
                <w:sz w:val="10"/>
                <w:szCs w:val="10"/>
              </w:rPr>
            </w:pPr>
            <w:r>
              <w:rPr>
                <w:rStyle w:val="entry-date"/>
                <w:rFonts w:ascii="&amp;quot" w:hAnsi="&amp;quot"/>
                <w:color w:val="333333"/>
                <w:sz w:val="10"/>
                <w:szCs w:val="10"/>
              </w:rPr>
              <w:t>February 14, 2016</w:t>
            </w:r>
            <w:r>
              <w:rPr>
                <w:rFonts w:ascii="&amp;quot" w:hAnsi="&amp;quot"/>
                <w:color w:val="333333"/>
                <w:sz w:val="10"/>
                <w:szCs w:val="10"/>
              </w:rPr>
              <w:t xml:space="preserve"> </w:t>
            </w:r>
            <w:hyperlink r:id="rId270" w:anchor="comments" w:history="1">
              <w:r>
                <w:rPr>
                  <w:rStyle w:val="Hyperlink"/>
                  <w:rFonts w:ascii="&amp;quot" w:hAnsi="&amp;quot"/>
                  <w:color w:val="616161"/>
                  <w:sz w:val="10"/>
                  <w:szCs w:val="10"/>
                  <w:bdr w:val="none" w:sz="0" w:space="0" w:color="auto" w:frame="1"/>
                </w:rPr>
                <w:t>37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B646B0" w:rsidRDefault="00B646B0" w:rsidP="00B646B0">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 xml:space="preserve">Goal: To create a Continuous Delivery Pipeline which includes Performance Testing process to detect any performance related issues as early as possible.   Usually the full scale Performance Test will be done in </w:t>
            </w:r>
            <w:r>
              <w:rPr>
                <w:rFonts w:ascii="&amp;quot" w:hAnsi="&amp;quot"/>
                <w:color w:val="545252"/>
                <w:sz w:val="11"/>
                <w:szCs w:val="11"/>
              </w:rPr>
              <w:lastRenderedPageBreak/>
              <w:t>the Staging/Pre-Production environment which could be identical to your Production environment. Code push to Staging happens after thorough QA functional/regression verification is done. So even</w:t>
            </w:r>
          </w:p>
          <w:p w:rsidR="00B646B0" w:rsidRDefault="00B646B0" w:rsidP="00B646B0">
            <w:pPr>
              <w:shd w:val="clear" w:color="auto" w:fill="FFFFFF"/>
              <w:rPr>
                <w:rFonts w:ascii="&amp;quot" w:hAnsi="&amp;quot"/>
                <w:color w:val="333333"/>
                <w:sz w:val="10"/>
                <w:szCs w:val="10"/>
              </w:rPr>
            </w:pPr>
            <w:hyperlink r:id="rId271" w:tooltip="More" w:history="1">
              <w:r>
                <w:rPr>
                  <w:rStyle w:val="button"/>
                  <w:rFonts w:ascii="&amp;quot" w:hAnsi="&amp;quot"/>
                  <w:color w:val="FFFFFF"/>
                  <w:sz w:val="10"/>
                  <w:szCs w:val="10"/>
                  <w:bdr w:val="none" w:sz="0" w:space="0" w:color="auto" w:frame="1"/>
                  <w:shd w:val="clear" w:color="auto" w:fill="FF6644"/>
                </w:rPr>
                <w:t>Read More</w:t>
              </w:r>
              <w:r>
                <w:rPr>
                  <w:rStyle w:val="Hyperlink"/>
                  <w:rFonts w:ascii="&amp;quot" w:hAnsi="&amp;quot"/>
                  <w:color w:val="333333"/>
                  <w:sz w:val="10"/>
                  <w:szCs w:val="10"/>
                  <w:bdr w:val="none" w:sz="0" w:space="0" w:color="auto" w:frame="1"/>
                </w:rPr>
                <w:t xml:space="preserve"> </w:t>
              </w:r>
            </w:hyperlink>
          </w:p>
          <w:p w:rsidR="00B646B0" w:rsidRDefault="00B646B0" w:rsidP="00B646B0">
            <w:pPr>
              <w:rPr>
                <w:rFonts w:ascii="&amp;quot" w:hAnsi="&amp;quot"/>
                <w:color w:val="333333"/>
                <w:sz w:val="10"/>
                <w:szCs w:val="10"/>
              </w:rPr>
            </w:pPr>
            <w:r>
              <w:rPr>
                <w:rFonts w:ascii="&amp;quot" w:hAnsi="&amp;quot"/>
                <w:noProof/>
                <w:color w:val="333333"/>
                <w:sz w:val="10"/>
                <w:szCs w:val="10"/>
              </w:rPr>
              <w:drawing>
                <wp:inline distT="0" distB="0" distL="0" distR="0">
                  <wp:extent cx="6955790" cy="3735705"/>
                  <wp:effectExtent l="19050" t="0" r="0" b="0"/>
                  <wp:docPr id="79" name="Picture 79" descr="jira-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jira-design"/>
                          <pic:cNvPicPr>
                            <a:picLocks noChangeAspect="1" noChangeArrowheads="1"/>
                          </pic:cNvPicPr>
                        </pic:nvPicPr>
                        <pic:blipFill>
                          <a:blip r:embed="rId272" cstate="print"/>
                          <a:srcRect/>
                          <a:stretch>
                            <a:fillRect/>
                          </a:stretch>
                        </pic:blipFill>
                        <pic:spPr bwMode="auto">
                          <a:xfrm>
                            <a:off x="0" y="0"/>
                            <a:ext cx="6955790" cy="3735705"/>
                          </a:xfrm>
                          <a:prstGeom prst="rect">
                            <a:avLst/>
                          </a:prstGeom>
                          <a:noFill/>
                          <a:ln w="9525">
                            <a:noFill/>
                            <a:miter lim="800000"/>
                            <a:headEnd/>
                            <a:tailEnd/>
                          </a:ln>
                        </pic:spPr>
                      </pic:pic>
                    </a:graphicData>
                  </a:graphic>
                </wp:inline>
              </w:drawing>
            </w:r>
          </w:p>
          <w:p w:rsidR="00B646B0" w:rsidRDefault="00B646B0" w:rsidP="00B646B0">
            <w:pPr>
              <w:pStyle w:val="Heading3"/>
              <w:spacing w:before="0" w:after="102" w:line="180" w:lineRule="atLeast"/>
              <w:jc w:val="center"/>
              <w:rPr>
                <w:rFonts w:ascii="&amp;quot" w:hAnsi="&amp;quot"/>
                <w:b w:val="0"/>
                <w:bCs w:val="0"/>
                <w:color w:val="616161"/>
                <w:sz w:val="15"/>
                <w:szCs w:val="15"/>
              </w:rPr>
            </w:pPr>
            <w:hyperlink r:id="rId273" w:history="1">
              <w:r>
                <w:rPr>
                  <w:rStyle w:val="Hyperlink"/>
                  <w:rFonts w:ascii="&amp;quot" w:hAnsi="&amp;quot"/>
                  <w:b w:val="0"/>
                  <w:bCs w:val="0"/>
                  <w:color w:val="616161"/>
                  <w:sz w:val="15"/>
                  <w:szCs w:val="15"/>
                  <w:bdr w:val="none" w:sz="0" w:space="0" w:color="auto" w:frame="1"/>
                </w:rPr>
                <w:t>JIRA – Automated status report</w:t>
              </w:r>
            </w:hyperlink>
          </w:p>
          <w:p w:rsidR="00B646B0" w:rsidRDefault="00B646B0" w:rsidP="00B646B0">
            <w:pPr>
              <w:shd w:val="clear" w:color="auto" w:fill="FFFFFF"/>
              <w:jc w:val="center"/>
              <w:rPr>
                <w:rFonts w:ascii="&amp;quot" w:hAnsi="&amp;quot"/>
                <w:color w:val="333333"/>
                <w:sz w:val="10"/>
                <w:szCs w:val="10"/>
              </w:rPr>
            </w:pPr>
            <w:r>
              <w:rPr>
                <w:rStyle w:val="entry-date"/>
                <w:rFonts w:ascii="&amp;quot" w:hAnsi="&amp;quot"/>
                <w:color w:val="333333"/>
                <w:sz w:val="10"/>
                <w:szCs w:val="10"/>
              </w:rPr>
              <w:t>December 12, 2015</w:t>
            </w:r>
            <w:r>
              <w:rPr>
                <w:rFonts w:ascii="&amp;quot" w:hAnsi="&amp;quot"/>
                <w:color w:val="333333"/>
                <w:sz w:val="10"/>
                <w:szCs w:val="10"/>
              </w:rPr>
              <w:t xml:space="preserve"> </w:t>
            </w:r>
            <w:hyperlink r:id="rId274" w:anchor="comments" w:history="1">
              <w:r>
                <w:rPr>
                  <w:rStyle w:val="Hyperlink"/>
                  <w:rFonts w:ascii="&amp;quot" w:hAnsi="&amp;quot"/>
                  <w:color w:val="616161"/>
                  <w:sz w:val="10"/>
                  <w:szCs w:val="10"/>
                  <w:bdr w:val="none" w:sz="0" w:space="0" w:color="auto" w:frame="1"/>
                </w:rPr>
                <w:t>2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B646B0" w:rsidRDefault="00B646B0" w:rsidP="00B646B0">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 xml:space="preserve">In this post, I would like to show how I have implemented automated status reporting from JIRA. In my organization, I help with automation testing for multiple projects. One of the projects, they use JIRA for defect tracking. I was approached to implement something similar to this (which </w:t>
            </w:r>
            <w:proofErr w:type="spellStart"/>
            <w:r>
              <w:rPr>
                <w:rFonts w:ascii="&amp;quot" w:hAnsi="&amp;quot"/>
                <w:color w:val="545252"/>
                <w:sz w:val="11"/>
                <w:szCs w:val="11"/>
              </w:rPr>
              <w:t>i</w:t>
            </w:r>
            <w:proofErr w:type="spellEnd"/>
            <w:r>
              <w:rPr>
                <w:rFonts w:ascii="&amp;quot" w:hAnsi="&amp;quot"/>
                <w:color w:val="545252"/>
                <w:sz w:val="11"/>
                <w:szCs w:val="11"/>
              </w:rPr>
              <w:t xml:space="preserve"> had already done for HP ALM)</w:t>
            </w:r>
          </w:p>
          <w:p w:rsidR="00B646B0" w:rsidRDefault="00B646B0" w:rsidP="00B646B0">
            <w:pPr>
              <w:shd w:val="clear" w:color="auto" w:fill="FFFFFF"/>
              <w:rPr>
                <w:rFonts w:ascii="&amp;quot" w:hAnsi="&amp;quot"/>
                <w:color w:val="333333"/>
                <w:sz w:val="10"/>
                <w:szCs w:val="10"/>
              </w:rPr>
            </w:pPr>
            <w:hyperlink r:id="rId275" w:tooltip="More" w:history="1">
              <w:r>
                <w:rPr>
                  <w:rStyle w:val="button"/>
                  <w:rFonts w:ascii="&amp;quot" w:hAnsi="&amp;quot"/>
                  <w:color w:val="FFFFFF"/>
                  <w:sz w:val="10"/>
                  <w:szCs w:val="10"/>
                  <w:bdr w:val="none" w:sz="0" w:space="0" w:color="auto" w:frame="1"/>
                  <w:shd w:val="clear" w:color="auto" w:fill="FF6644"/>
                </w:rPr>
                <w:t>Read More</w:t>
              </w:r>
              <w:r>
                <w:rPr>
                  <w:rStyle w:val="Hyperlink"/>
                  <w:rFonts w:ascii="&amp;quot" w:hAnsi="&amp;quot"/>
                  <w:color w:val="333333"/>
                  <w:sz w:val="10"/>
                  <w:szCs w:val="10"/>
                  <w:bdr w:val="none" w:sz="0" w:space="0" w:color="auto" w:frame="1"/>
                </w:rPr>
                <w:t xml:space="preserve"> </w:t>
              </w:r>
            </w:hyperlink>
          </w:p>
          <w:p w:rsidR="00B646B0" w:rsidRDefault="00B646B0" w:rsidP="00B646B0">
            <w:pPr>
              <w:rPr>
                <w:rFonts w:ascii="&amp;quot" w:hAnsi="&amp;quot"/>
                <w:color w:val="333333"/>
                <w:sz w:val="10"/>
                <w:szCs w:val="10"/>
              </w:rPr>
            </w:pPr>
            <w:r>
              <w:rPr>
                <w:rFonts w:ascii="&amp;quot" w:hAnsi="&amp;quot"/>
                <w:noProof/>
                <w:color w:val="333333"/>
                <w:sz w:val="10"/>
                <w:szCs w:val="10"/>
              </w:rPr>
              <w:lastRenderedPageBreak/>
              <w:drawing>
                <wp:inline distT="0" distB="0" distL="0" distR="0">
                  <wp:extent cx="8953500" cy="4086860"/>
                  <wp:effectExtent l="19050" t="0" r="0" b="0"/>
                  <wp:docPr id="80" name="Picture 80" descr="qdashba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qdashbaord"/>
                          <pic:cNvPicPr>
                            <a:picLocks noChangeAspect="1" noChangeArrowheads="1"/>
                          </pic:cNvPicPr>
                        </pic:nvPicPr>
                        <pic:blipFill>
                          <a:blip r:embed="rId276" cstate="print"/>
                          <a:srcRect/>
                          <a:stretch>
                            <a:fillRect/>
                          </a:stretch>
                        </pic:blipFill>
                        <pic:spPr bwMode="auto">
                          <a:xfrm>
                            <a:off x="0" y="0"/>
                            <a:ext cx="8953500" cy="4086860"/>
                          </a:xfrm>
                          <a:prstGeom prst="rect">
                            <a:avLst/>
                          </a:prstGeom>
                          <a:noFill/>
                          <a:ln w="9525">
                            <a:noFill/>
                            <a:miter lim="800000"/>
                            <a:headEnd/>
                            <a:tailEnd/>
                          </a:ln>
                        </pic:spPr>
                      </pic:pic>
                    </a:graphicData>
                  </a:graphic>
                </wp:inline>
              </w:drawing>
            </w:r>
          </w:p>
          <w:p w:rsidR="00B646B0" w:rsidRDefault="00B646B0" w:rsidP="00B646B0">
            <w:pPr>
              <w:pStyle w:val="Heading3"/>
              <w:spacing w:before="0" w:after="102" w:line="180" w:lineRule="atLeast"/>
              <w:jc w:val="center"/>
              <w:rPr>
                <w:rFonts w:ascii="&amp;quot" w:hAnsi="&amp;quot"/>
                <w:b w:val="0"/>
                <w:bCs w:val="0"/>
                <w:color w:val="616161"/>
                <w:sz w:val="15"/>
                <w:szCs w:val="15"/>
              </w:rPr>
            </w:pPr>
            <w:hyperlink r:id="rId277" w:history="1">
              <w:r>
                <w:rPr>
                  <w:rStyle w:val="Hyperlink"/>
                  <w:rFonts w:ascii="&amp;quot" w:hAnsi="&amp;quot"/>
                  <w:b w:val="0"/>
                  <w:bCs w:val="0"/>
                  <w:color w:val="616161"/>
                  <w:sz w:val="15"/>
                  <w:szCs w:val="15"/>
                  <w:bdr w:val="none" w:sz="0" w:space="0" w:color="auto" w:frame="1"/>
                </w:rPr>
                <w:t>Best Practices – Continuous Regression Testing</w:t>
              </w:r>
            </w:hyperlink>
          </w:p>
          <w:p w:rsidR="00B646B0" w:rsidRDefault="00B646B0" w:rsidP="00B646B0">
            <w:pPr>
              <w:shd w:val="clear" w:color="auto" w:fill="FFFFFF"/>
              <w:jc w:val="center"/>
              <w:rPr>
                <w:rFonts w:ascii="&amp;quot" w:hAnsi="&amp;quot"/>
                <w:color w:val="333333"/>
                <w:sz w:val="10"/>
                <w:szCs w:val="10"/>
              </w:rPr>
            </w:pPr>
            <w:r>
              <w:rPr>
                <w:rStyle w:val="entry-date"/>
                <w:rFonts w:ascii="&amp;quot" w:hAnsi="&amp;quot"/>
                <w:color w:val="333333"/>
                <w:sz w:val="10"/>
                <w:szCs w:val="10"/>
              </w:rPr>
              <w:t>November 7, 2015</w:t>
            </w:r>
            <w:r>
              <w:rPr>
                <w:rFonts w:ascii="&amp;quot" w:hAnsi="&amp;quot"/>
                <w:color w:val="333333"/>
                <w:sz w:val="10"/>
                <w:szCs w:val="10"/>
              </w:rPr>
              <w:t xml:space="preserve"> </w:t>
            </w:r>
            <w:hyperlink r:id="rId278" w:anchor="comments" w:history="1">
              <w:r>
                <w:rPr>
                  <w:rStyle w:val="Hyperlink"/>
                  <w:rFonts w:ascii="&amp;quot" w:hAnsi="&amp;quot"/>
                  <w:color w:val="616161"/>
                  <w:sz w:val="10"/>
                  <w:szCs w:val="10"/>
                  <w:bdr w:val="none" w:sz="0" w:space="0" w:color="auto" w:frame="1"/>
                </w:rPr>
                <w:t>11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B646B0" w:rsidRDefault="00B646B0" w:rsidP="00B646B0">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In this post, I would like to show how I have implemented automated continuous regression testing process in my project. It is based on the Hybrid framework, I had implemented. I would request you to read the post on Hybrid Framework first if you have not.   Problem Statement: We follow agile methodology &amp; we have</w:t>
            </w:r>
          </w:p>
          <w:p w:rsidR="00B646B0" w:rsidRDefault="00B646B0" w:rsidP="00B646B0">
            <w:pPr>
              <w:shd w:val="clear" w:color="auto" w:fill="FFFFFF"/>
              <w:rPr>
                <w:rFonts w:ascii="&amp;quot" w:hAnsi="&amp;quot"/>
                <w:color w:val="333333"/>
                <w:sz w:val="10"/>
                <w:szCs w:val="10"/>
              </w:rPr>
            </w:pPr>
            <w:hyperlink r:id="rId279" w:tooltip="More" w:history="1">
              <w:r>
                <w:rPr>
                  <w:rStyle w:val="button"/>
                  <w:rFonts w:ascii="&amp;quot" w:hAnsi="&amp;quot"/>
                  <w:color w:val="FFFFFF"/>
                  <w:sz w:val="10"/>
                  <w:szCs w:val="10"/>
                  <w:bdr w:val="none" w:sz="0" w:space="0" w:color="auto" w:frame="1"/>
                  <w:shd w:val="clear" w:color="auto" w:fill="FF6644"/>
                </w:rPr>
                <w:t>Read More</w:t>
              </w:r>
              <w:r>
                <w:rPr>
                  <w:rStyle w:val="Hyperlink"/>
                  <w:rFonts w:ascii="&amp;quot" w:hAnsi="&amp;quot"/>
                  <w:color w:val="333333"/>
                  <w:sz w:val="10"/>
                  <w:szCs w:val="10"/>
                  <w:bdr w:val="none" w:sz="0" w:space="0" w:color="auto" w:frame="1"/>
                </w:rPr>
                <w:t xml:space="preserve"> </w:t>
              </w:r>
            </w:hyperlink>
          </w:p>
          <w:p w:rsidR="00B646B0" w:rsidRDefault="00B646B0" w:rsidP="00B646B0">
            <w:pPr>
              <w:rPr>
                <w:rFonts w:ascii="&amp;quot" w:hAnsi="&amp;quot"/>
                <w:color w:val="333333"/>
                <w:sz w:val="10"/>
                <w:szCs w:val="10"/>
              </w:rPr>
            </w:pPr>
            <w:r>
              <w:rPr>
                <w:rFonts w:ascii="&amp;quot" w:hAnsi="&amp;quot"/>
                <w:noProof/>
                <w:color w:val="333333"/>
                <w:sz w:val="10"/>
                <w:szCs w:val="10"/>
              </w:rPr>
              <w:lastRenderedPageBreak/>
              <w:drawing>
                <wp:inline distT="0" distB="0" distL="0" distR="0">
                  <wp:extent cx="8953500" cy="4086860"/>
                  <wp:effectExtent l="19050" t="0" r="0" b="0"/>
                  <wp:docPr id="81" name="Picture 81" descr="my-grafana-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y-grafana-dashboard"/>
                          <pic:cNvPicPr>
                            <a:picLocks noChangeAspect="1" noChangeArrowheads="1"/>
                          </pic:cNvPicPr>
                        </pic:nvPicPr>
                        <pic:blipFill>
                          <a:blip r:embed="rId280" cstate="print"/>
                          <a:srcRect/>
                          <a:stretch>
                            <a:fillRect/>
                          </a:stretch>
                        </pic:blipFill>
                        <pic:spPr bwMode="auto">
                          <a:xfrm>
                            <a:off x="0" y="0"/>
                            <a:ext cx="8953500" cy="4086860"/>
                          </a:xfrm>
                          <a:prstGeom prst="rect">
                            <a:avLst/>
                          </a:prstGeom>
                          <a:noFill/>
                          <a:ln w="9525">
                            <a:noFill/>
                            <a:miter lim="800000"/>
                            <a:headEnd/>
                            <a:tailEnd/>
                          </a:ln>
                        </pic:spPr>
                      </pic:pic>
                    </a:graphicData>
                  </a:graphic>
                </wp:inline>
              </w:drawing>
            </w:r>
          </w:p>
          <w:p w:rsidR="00B646B0" w:rsidRDefault="00B646B0" w:rsidP="00B646B0">
            <w:pPr>
              <w:pStyle w:val="Heading3"/>
              <w:spacing w:before="0" w:after="102" w:line="180" w:lineRule="atLeast"/>
              <w:jc w:val="center"/>
              <w:rPr>
                <w:rFonts w:ascii="&amp;quot" w:hAnsi="&amp;quot"/>
                <w:b w:val="0"/>
                <w:bCs w:val="0"/>
                <w:color w:val="616161"/>
                <w:sz w:val="15"/>
                <w:szCs w:val="15"/>
              </w:rPr>
            </w:pPr>
            <w:hyperlink r:id="rId281" w:history="1">
              <w:proofErr w:type="spellStart"/>
              <w:r>
                <w:rPr>
                  <w:rStyle w:val="Hyperlink"/>
                  <w:rFonts w:ascii="&amp;quot" w:hAnsi="&amp;quot"/>
                  <w:b w:val="0"/>
                  <w:bCs w:val="0"/>
                  <w:color w:val="616161"/>
                  <w:sz w:val="15"/>
                  <w:szCs w:val="15"/>
                  <w:bdr w:val="none" w:sz="0" w:space="0" w:color="auto" w:frame="1"/>
                </w:rPr>
                <w:t>JMeter</w:t>
              </w:r>
              <w:proofErr w:type="spellEnd"/>
              <w:r>
                <w:rPr>
                  <w:rStyle w:val="Hyperlink"/>
                  <w:rFonts w:ascii="&amp;quot" w:hAnsi="&amp;quot"/>
                  <w:b w:val="0"/>
                  <w:bCs w:val="0"/>
                  <w:color w:val="616161"/>
                  <w:sz w:val="15"/>
                  <w:szCs w:val="15"/>
                  <w:bdr w:val="none" w:sz="0" w:space="0" w:color="auto" w:frame="1"/>
                </w:rPr>
                <w:t xml:space="preserve"> – Real Time Results – </w:t>
              </w:r>
              <w:proofErr w:type="spellStart"/>
              <w:r>
                <w:rPr>
                  <w:rStyle w:val="Hyperlink"/>
                  <w:rFonts w:ascii="&amp;quot" w:hAnsi="&amp;quot"/>
                  <w:b w:val="0"/>
                  <w:bCs w:val="0"/>
                  <w:color w:val="616161"/>
                  <w:sz w:val="15"/>
                  <w:szCs w:val="15"/>
                  <w:bdr w:val="none" w:sz="0" w:space="0" w:color="auto" w:frame="1"/>
                </w:rPr>
                <w:t>InfluxDB</w:t>
              </w:r>
              <w:proofErr w:type="spellEnd"/>
              <w:r>
                <w:rPr>
                  <w:rStyle w:val="Hyperlink"/>
                  <w:rFonts w:ascii="&amp;quot" w:hAnsi="&amp;quot"/>
                  <w:b w:val="0"/>
                  <w:bCs w:val="0"/>
                  <w:color w:val="616161"/>
                  <w:sz w:val="15"/>
                  <w:szCs w:val="15"/>
                  <w:bdr w:val="none" w:sz="0" w:space="0" w:color="auto" w:frame="1"/>
                </w:rPr>
                <w:t xml:space="preserve"> &amp; </w:t>
              </w:r>
              <w:proofErr w:type="spellStart"/>
              <w:r>
                <w:rPr>
                  <w:rStyle w:val="Hyperlink"/>
                  <w:rFonts w:ascii="&amp;quot" w:hAnsi="&amp;quot"/>
                  <w:b w:val="0"/>
                  <w:bCs w:val="0"/>
                  <w:color w:val="616161"/>
                  <w:sz w:val="15"/>
                  <w:szCs w:val="15"/>
                  <w:bdr w:val="none" w:sz="0" w:space="0" w:color="auto" w:frame="1"/>
                </w:rPr>
                <w:t>Grafana</w:t>
              </w:r>
              <w:proofErr w:type="spellEnd"/>
              <w:r>
                <w:rPr>
                  <w:rStyle w:val="Hyperlink"/>
                  <w:rFonts w:ascii="&amp;quot" w:hAnsi="&amp;quot"/>
                  <w:b w:val="0"/>
                  <w:bCs w:val="0"/>
                  <w:color w:val="616161"/>
                  <w:sz w:val="15"/>
                  <w:szCs w:val="15"/>
                  <w:bdr w:val="none" w:sz="0" w:space="0" w:color="auto" w:frame="1"/>
                </w:rPr>
                <w:t xml:space="preserve"> – Part 1 – Basic Setup</w:t>
              </w:r>
            </w:hyperlink>
          </w:p>
          <w:p w:rsidR="00B646B0" w:rsidRDefault="00B646B0" w:rsidP="00B646B0">
            <w:pPr>
              <w:shd w:val="clear" w:color="auto" w:fill="FFFFFF"/>
              <w:jc w:val="center"/>
              <w:rPr>
                <w:rFonts w:ascii="&amp;quot" w:hAnsi="&amp;quot"/>
                <w:color w:val="333333"/>
                <w:sz w:val="10"/>
                <w:szCs w:val="10"/>
              </w:rPr>
            </w:pPr>
            <w:r>
              <w:rPr>
                <w:rStyle w:val="entry-date"/>
                <w:rFonts w:ascii="&amp;quot" w:hAnsi="&amp;quot"/>
                <w:color w:val="333333"/>
                <w:sz w:val="10"/>
                <w:szCs w:val="10"/>
              </w:rPr>
              <w:t>October 31, 2015</w:t>
            </w:r>
            <w:r>
              <w:rPr>
                <w:rFonts w:ascii="&amp;quot" w:hAnsi="&amp;quot"/>
                <w:color w:val="333333"/>
                <w:sz w:val="10"/>
                <w:szCs w:val="10"/>
              </w:rPr>
              <w:t xml:space="preserve"> </w:t>
            </w:r>
            <w:hyperlink r:id="rId282" w:anchor="comments" w:history="1">
              <w:r>
                <w:rPr>
                  <w:rStyle w:val="Hyperlink"/>
                  <w:rFonts w:ascii="&amp;quot" w:hAnsi="&amp;quot"/>
                  <w:color w:val="616161"/>
                  <w:sz w:val="10"/>
                  <w:szCs w:val="10"/>
                  <w:bdr w:val="none" w:sz="0" w:space="0" w:color="auto" w:frame="1"/>
                </w:rPr>
                <w:t>269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B646B0" w:rsidRDefault="00B646B0" w:rsidP="00B646B0">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 xml:space="preserve">Overview: In this article, I will explain how we could get real time performance test results using </w:t>
            </w:r>
            <w:proofErr w:type="spellStart"/>
            <w:r>
              <w:rPr>
                <w:rFonts w:ascii="&amp;quot" w:hAnsi="&amp;quot"/>
                <w:color w:val="545252"/>
                <w:sz w:val="11"/>
                <w:szCs w:val="11"/>
              </w:rPr>
              <w:t>JMeter</w:t>
            </w:r>
            <w:proofErr w:type="spellEnd"/>
            <w:r>
              <w:rPr>
                <w:rFonts w:ascii="&amp;quot" w:hAnsi="&amp;quot"/>
                <w:color w:val="545252"/>
                <w:sz w:val="11"/>
                <w:szCs w:val="11"/>
              </w:rPr>
              <w:t xml:space="preserve"> + </w:t>
            </w:r>
            <w:proofErr w:type="spellStart"/>
            <w:r>
              <w:rPr>
                <w:rFonts w:ascii="&amp;quot" w:hAnsi="&amp;quot"/>
                <w:color w:val="545252"/>
                <w:sz w:val="11"/>
                <w:szCs w:val="11"/>
              </w:rPr>
              <w:t>InfluxDB</w:t>
            </w:r>
            <w:proofErr w:type="spellEnd"/>
            <w:r>
              <w:rPr>
                <w:rFonts w:ascii="&amp;quot" w:hAnsi="&amp;quot"/>
                <w:color w:val="545252"/>
                <w:sz w:val="11"/>
                <w:szCs w:val="11"/>
              </w:rPr>
              <w:t xml:space="preserve"> + </w:t>
            </w:r>
            <w:proofErr w:type="spellStart"/>
            <w:r>
              <w:rPr>
                <w:rFonts w:ascii="&amp;quot" w:hAnsi="&amp;quot"/>
                <w:color w:val="545252"/>
                <w:sz w:val="11"/>
                <w:szCs w:val="11"/>
              </w:rPr>
              <w:t>Grafana</w:t>
            </w:r>
            <w:proofErr w:type="spellEnd"/>
            <w:r>
              <w:rPr>
                <w:rFonts w:ascii="&amp;quot" w:hAnsi="&amp;quot"/>
                <w:color w:val="545252"/>
                <w:sz w:val="11"/>
                <w:szCs w:val="11"/>
              </w:rPr>
              <w:t xml:space="preserve">. Please do note that this topic is too huge to cover everything in one article.  So, I have tried to provide links to other articles of </w:t>
            </w:r>
            <w:proofErr w:type="spellStart"/>
            <w:r>
              <w:rPr>
                <w:rFonts w:ascii="&amp;quot" w:hAnsi="&amp;quot"/>
                <w:color w:val="545252"/>
                <w:sz w:val="11"/>
                <w:szCs w:val="11"/>
              </w:rPr>
              <w:t>TestAutomationGuru</w:t>
            </w:r>
            <w:proofErr w:type="spellEnd"/>
            <w:r>
              <w:rPr>
                <w:rFonts w:ascii="&amp;quot" w:hAnsi="&amp;quot"/>
                <w:color w:val="545252"/>
                <w:sz w:val="11"/>
                <w:szCs w:val="11"/>
              </w:rPr>
              <w:t xml:space="preserve"> which could be related to this</w:t>
            </w:r>
          </w:p>
          <w:p w:rsidR="00B646B0" w:rsidRDefault="00B646B0" w:rsidP="00B646B0">
            <w:pPr>
              <w:shd w:val="clear" w:color="auto" w:fill="FFFFFF"/>
              <w:rPr>
                <w:rFonts w:ascii="&amp;quot" w:hAnsi="&amp;quot"/>
                <w:color w:val="333333"/>
                <w:sz w:val="10"/>
                <w:szCs w:val="10"/>
              </w:rPr>
            </w:pPr>
            <w:hyperlink r:id="rId283" w:tooltip="More" w:history="1">
              <w:r>
                <w:rPr>
                  <w:rStyle w:val="button"/>
                  <w:rFonts w:ascii="&amp;quot" w:hAnsi="&amp;quot"/>
                  <w:color w:val="FFFFFF"/>
                  <w:sz w:val="10"/>
                  <w:szCs w:val="10"/>
                  <w:bdr w:val="none" w:sz="0" w:space="0" w:color="auto" w:frame="1"/>
                  <w:shd w:val="clear" w:color="auto" w:fill="FF6644"/>
                </w:rPr>
                <w:t>Read More</w:t>
              </w:r>
              <w:r>
                <w:rPr>
                  <w:rStyle w:val="Hyperlink"/>
                  <w:rFonts w:ascii="&amp;quot" w:hAnsi="&amp;quot"/>
                  <w:color w:val="333333"/>
                  <w:sz w:val="10"/>
                  <w:szCs w:val="10"/>
                  <w:bdr w:val="none" w:sz="0" w:space="0" w:color="auto" w:frame="1"/>
                </w:rPr>
                <w:t xml:space="preserve"> </w:t>
              </w:r>
            </w:hyperlink>
          </w:p>
          <w:p w:rsidR="00B646B0" w:rsidRDefault="00B646B0" w:rsidP="00B646B0">
            <w:pPr>
              <w:rPr>
                <w:rFonts w:ascii="&amp;quot" w:hAnsi="&amp;quot"/>
                <w:color w:val="333333"/>
                <w:sz w:val="10"/>
                <w:szCs w:val="10"/>
              </w:rPr>
            </w:pPr>
            <w:r>
              <w:rPr>
                <w:rFonts w:ascii="&amp;quot" w:hAnsi="&amp;quot"/>
                <w:noProof/>
                <w:color w:val="333333"/>
                <w:sz w:val="10"/>
                <w:szCs w:val="10"/>
              </w:rPr>
              <w:lastRenderedPageBreak/>
              <w:drawing>
                <wp:inline distT="0" distB="0" distL="0" distR="0">
                  <wp:extent cx="8953500" cy="4086860"/>
                  <wp:effectExtent l="19050" t="0" r="0" b="0"/>
                  <wp:docPr id="82" name="Picture 82" descr="asm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sm002"/>
                          <pic:cNvPicPr>
                            <a:picLocks noChangeAspect="1" noChangeArrowheads="1"/>
                          </pic:cNvPicPr>
                        </pic:nvPicPr>
                        <pic:blipFill>
                          <a:blip r:embed="rId284" cstate="print"/>
                          <a:srcRect/>
                          <a:stretch>
                            <a:fillRect/>
                          </a:stretch>
                        </pic:blipFill>
                        <pic:spPr bwMode="auto">
                          <a:xfrm>
                            <a:off x="0" y="0"/>
                            <a:ext cx="8953500" cy="4086860"/>
                          </a:xfrm>
                          <a:prstGeom prst="rect">
                            <a:avLst/>
                          </a:prstGeom>
                          <a:noFill/>
                          <a:ln w="9525">
                            <a:noFill/>
                            <a:miter lim="800000"/>
                            <a:headEnd/>
                            <a:tailEnd/>
                          </a:ln>
                        </pic:spPr>
                      </pic:pic>
                    </a:graphicData>
                  </a:graphic>
                </wp:inline>
              </w:drawing>
            </w:r>
          </w:p>
          <w:p w:rsidR="00B646B0" w:rsidRDefault="00B646B0" w:rsidP="00B646B0">
            <w:pPr>
              <w:pStyle w:val="Heading3"/>
              <w:spacing w:before="0" w:after="102" w:line="180" w:lineRule="atLeast"/>
              <w:jc w:val="center"/>
              <w:rPr>
                <w:rFonts w:ascii="&amp;quot" w:hAnsi="&amp;quot"/>
                <w:b w:val="0"/>
                <w:bCs w:val="0"/>
                <w:color w:val="616161"/>
                <w:sz w:val="15"/>
                <w:szCs w:val="15"/>
              </w:rPr>
            </w:pPr>
            <w:hyperlink r:id="rId285" w:history="1">
              <w:r>
                <w:rPr>
                  <w:rStyle w:val="Hyperlink"/>
                  <w:rFonts w:ascii="&amp;quot" w:hAnsi="&amp;quot"/>
                  <w:b w:val="0"/>
                  <w:bCs w:val="0"/>
                  <w:color w:val="616161"/>
                  <w:sz w:val="15"/>
                  <w:szCs w:val="15"/>
                  <w:bdr w:val="none" w:sz="0" w:space="0" w:color="auto" w:frame="1"/>
                </w:rPr>
                <w:t>Best Practices – Automated Smoke Test</w:t>
              </w:r>
            </w:hyperlink>
          </w:p>
          <w:p w:rsidR="00B646B0" w:rsidRDefault="00B646B0" w:rsidP="00B646B0">
            <w:pPr>
              <w:shd w:val="clear" w:color="auto" w:fill="FFFFFF"/>
              <w:jc w:val="center"/>
              <w:rPr>
                <w:rFonts w:ascii="&amp;quot" w:hAnsi="&amp;quot"/>
                <w:color w:val="333333"/>
                <w:sz w:val="10"/>
                <w:szCs w:val="10"/>
              </w:rPr>
            </w:pPr>
            <w:r>
              <w:rPr>
                <w:rStyle w:val="entry-date"/>
                <w:rFonts w:ascii="&amp;quot" w:hAnsi="&amp;quot"/>
                <w:color w:val="333333"/>
                <w:sz w:val="10"/>
                <w:szCs w:val="10"/>
              </w:rPr>
              <w:t>August 29, 2015</w:t>
            </w:r>
            <w:r>
              <w:rPr>
                <w:rFonts w:ascii="&amp;quot" w:hAnsi="&amp;quot"/>
                <w:color w:val="333333"/>
                <w:sz w:val="10"/>
                <w:szCs w:val="10"/>
              </w:rPr>
              <w:t xml:space="preserve"> </w:t>
            </w:r>
            <w:hyperlink r:id="rId286" w:anchor="respond" w:history="1">
              <w:r>
                <w:rPr>
                  <w:rStyle w:val="Hyperlink"/>
                  <w:rFonts w:ascii="&amp;quot" w:hAnsi="&amp;quot"/>
                  <w:color w:val="616161"/>
                  <w:sz w:val="10"/>
                  <w:szCs w:val="10"/>
                  <w:bdr w:val="none" w:sz="0" w:space="0" w:color="auto" w:frame="1"/>
                </w:rPr>
                <w:t>No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B646B0" w:rsidRDefault="00B646B0" w:rsidP="00B646B0">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In this post, I would like to show how I have implemented automated smoke test in my project. It is based on the Hybrid framework I had implemented. I would request you to read the post on Hybrid Framework first if you have not.   Problem Statement: We follow agile methodology &amp; we have a</w:t>
            </w:r>
          </w:p>
          <w:p w:rsidR="00B646B0" w:rsidRDefault="00B646B0" w:rsidP="00B646B0">
            <w:pPr>
              <w:pStyle w:val="Heading3"/>
              <w:spacing w:before="0" w:after="102" w:line="180" w:lineRule="atLeast"/>
              <w:jc w:val="center"/>
              <w:rPr>
                <w:rFonts w:ascii="&amp;quot" w:hAnsi="&amp;quot"/>
                <w:b w:val="0"/>
                <w:bCs w:val="0"/>
                <w:color w:val="616161"/>
                <w:sz w:val="15"/>
                <w:szCs w:val="15"/>
              </w:rPr>
            </w:pPr>
            <w:hyperlink r:id="rId287" w:history="1">
              <w:proofErr w:type="spellStart"/>
              <w:r>
                <w:rPr>
                  <w:rStyle w:val="Hyperlink"/>
                  <w:rFonts w:ascii="&amp;quot" w:hAnsi="&amp;quot"/>
                  <w:b w:val="0"/>
                  <w:bCs w:val="0"/>
                  <w:color w:val="616161"/>
                  <w:sz w:val="15"/>
                  <w:szCs w:val="15"/>
                  <w:bdr w:val="none" w:sz="0" w:space="0" w:color="auto" w:frame="1"/>
                </w:rPr>
                <w:t>JMeter</w:t>
              </w:r>
              <w:proofErr w:type="spellEnd"/>
              <w:r>
                <w:rPr>
                  <w:rStyle w:val="Hyperlink"/>
                  <w:rFonts w:ascii="&amp;quot" w:hAnsi="&amp;quot"/>
                  <w:b w:val="0"/>
                  <w:bCs w:val="0"/>
                  <w:color w:val="616161"/>
                  <w:sz w:val="15"/>
                  <w:szCs w:val="15"/>
                  <w:bdr w:val="none" w:sz="0" w:space="0" w:color="auto" w:frame="1"/>
                </w:rPr>
                <w:t xml:space="preserve"> – Server Performance Metrics Collector</w:t>
              </w:r>
            </w:hyperlink>
          </w:p>
          <w:p w:rsidR="00B646B0" w:rsidRDefault="00B646B0" w:rsidP="00B646B0">
            <w:pPr>
              <w:shd w:val="clear" w:color="auto" w:fill="FFFFFF"/>
              <w:jc w:val="center"/>
              <w:rPr>
                <w:rFonts w:ascii="&amp;quot" w:hAnsi="&amp;quot"/>
                <w:color w:val="333333"/>
                <w:sz w:val="10"/>
                <w:szCs w:val="10"/>
              </w:rPr>
            </w:pPr>
            <w:r>
              <w:rPr>
                <w:rStyle w:val="entry-date"/>
                <w:rFonts w:ascii="&amp;quot" w:hAnsi="&amp;quot"/>
                <w:color w:val="333333"/>
                <w:sz w:val="10"/>
                <w:szCs w:val="10"/>
              </w:rPr>
              <w:t>May 29, 2015</w:t>
            </w:r>
            <w:r>
              <w:rPr>
                <w:rFonts w:ascii="&amp;quot" w:hAnsi="&amp;quot"/>
                <w:color w:val="333333"/>
                <w:sz w:val="10"/>
                <w:szCs w:val="10"/>
              </w:rPr>
              <w:t xml:space="preserve"> </w:t>
            </w:r>
            <w:hyperlink r:id="rId288" w:anchor="comments" w:history="1">
              <w:r>
                <w:rPr>
                  <w:rStyle w:val="Hyperlink"/>
                  <w:rFonts w:ascii="&amp;quot" w:hAnsi="&amp;quot"/>
                  <w:color w:val="616161"/>
                  <w:sz w:val="10"/>
                  <w:szCs w:val="10"/>
                  <w:bdr w:val="none" w:sz="0" w:space="0" w:color="auto" w:frame="1"/>
                </w:rPr>
                <w:t>17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B646B0" w:rsidRDefault="00B646B0" w:rsidP="00B646B0">
            <w:pPr>
              <w:pStyle w:val="NormalWeb"/>
              <w:spacing w:before="0" w:beforeAutospacing="0" w:after="68" w:afterAutospacing="0" w:line="197" w:lineRule="atLeast"/>
              <w:rPr>
                <w:rFonts w:ascii="&amp;quot" w:hAnsi="&amp;quot"/>
                <w:color w:val="545252"/>
                <w:sz w:val="11"/>
                <w:szCs w:val="11"/>
              </w:rPr>
            </w:pPr>
            <w:proofErr w:type="spellStart"/>
            <w:r>
              <w:rPr>
                <w:rFonts w:ascii="&amp;quot" w:hAnsi="&amp;quot"/>
                <w:color w:val="545252"/>
                <w:sz w:val="11"/>
                <w:szCs w:val="11"/>
              </w:rPr>
              <w:t>JMeter</w:t>
            </w:r>
            <w:proofErr w:type="spellEnd"/>
            <w:r>
              <w:rPr>
                <w:rFonts w:ascii="&amp;quot" w:hAnsi="&amp;quot"/>
                <w:color w:val="545252"/>
                <w:sz w:val="11"/>
                <w:szCs w:val="11"/>
              </w:rPr>
              <w:t xml:space="preserve"> has many listeners which provide useful information like Number of the requests processed Average response time Throughput 90% line Error %   etc But….What about the server performance metrics? </w:t>
            </w:r>
            <w:proofErr w:type="gramStart"/>
            <w:r>
              <w:rPr>
                <w:rFonts w:ascii="&amp;quot" w:hAnsi="&amp;quot"/>
                <w:color w:val="545252"/>
                <w:sz w:val="11"/>
                <w:szCs w:val="11"/>
              </w:rPr>
              <w:t>like</w:t>
            </w:r>
            <w:proofErr w:type="gramEnd"/>
            <w:r>
              <w:rPr>
                <w:rFonts w:ascii="&amp;quot" w:hAnsi="&amp;quot"/>
                <w:color w:val="545252"/>
                <w:sz w:val="11"/>
                <w:szCs w:val="11"/>
              </w:rPr>
              <w:t xml:space="preserve"> CPU / Memory utilization. </w:t>
            </w:r>
            <w:proofErr w:type="spellStart"/>
            <w:r>
              <w:rPr>
                <w:rFonts w:ascii="&amp;quot" w:hAnsi="&amp;quot"/>
                <w:color w:val="545252"/>
                <w:sz w:val="11"/>
                <w:szCs w:val="11"/>
              </w:rPr>
              <w:t>JMeter</w:t>
            </w:r>
            <w:proofErr w:type="spellEnd"/>
            <w:r>
              <w:rPr>
                <w:rFonts w:ascii="&amp;quot" w:hAnsi="&amp;quot"/>
                <w:color w:val="545252"/>
                <w:sz w:val="11"/>
                <w:szCs w:val="11"/>
              </w:rPr>
              <w:t xml:space="preserve"> is not only generating the load on the server but also comes with an agent which can run on the</w:t>
            </w:r>
          </w:p>
          <w:p w:rsidR="00B646B0" w:rsidRDefault="00B646B0" w:rsidP="00B646B0">
            <w:pPr>
              <w:shd w:val="clear" w:color="auto" w:fill="FFFFFF"/>
              <w:rPr>
                <w:rFonts w:ascii="&amp;quot" w:hAnsi="&amp;quot"/>
                <w:color w:val="333333"/>
                <w:sz w:val="10"/>
                <w:szCs w:val="10"/>
              </w:rPr>
            </w:pPr>
            <w:hyperlink r:id="rId289" w:tooltip="More" w:history="1">
              <w:r>
                <w:rPr>
                  <w:rStyle w:val="button"/>
                  <w:rFonts w:ascii="&amp;quot" w:hAnsi="&amp;quot"/>
                  <w:color w:val="FFFFFF"/>
                  <w:sz w:val="10"/>
                  <w:szCs w:val="10"/>
                  <w:bdr w:val="none" w:sz="0" w:space="0" w:color="auto" w:frame="1"/>
                  <w:shd w:val="clear" w:color="auto" w:fill="FF6644"/>
                </w:rPr>
                <w:t>Read More</w:t>
              </w:r>
              <w:r>
                <w:rPr>
                  <w:rStyle w:val="Hyperlink"/>
                  <w:rFonts w:ascii="&amp;quot" w:hAnsi="&amp;quot"/>
                  <w:color w:val="333333"/>
                  <w:sz w:val="10"/>
                  <w:szCs w:val="10"/>
                  <w:bdr w:val="none" w:sz="0" w:space="0" w:color="auto" w:frame="1"/>
                </w:rPr>
                <w:t xml:space="preserve"> </w:t>
              </w:r>
            </w:hyperlink>
          </w:p>
          <w:p w:rsidR="00B646B0" w:rsidRDefault="00B646B0" w:rsidP="00B646B0">
            <w:pPr>
              <w:pStyle w:val="Heading3"/>
              <w:spacing w:before="0" w:after="102" w:line="180" w:lineRule="atLeast"/>
              <w:jc w:val="center"/>
              <w:rPr>
                <w:rFonts w:ascii="&amp;quot" w:hAnsi="&amp;quot"/>
                <w:b w:val="0"/>
                <w:bCs w:val="0"/>
                <w:color w:val="616161"/>
                <w:sz w:val="15"/>
                <w:szCs w:val="15"/>
              </w:rPr>
            </w:pPr>
            <w:hyperlink r:id="rId290" w:history="1">
              <w:r>
                <w:rPr>
                  <w:rStyle w:val="Hyperlink"/>
                  <w:rFonts w:ascii="&amp;quot" w:hAnsi="&amp;quot"/>
                  <w:b w:val="0"/>
                  <w:bCs w:val="0"/>
                  <w:color w:val="616161"/>
                  <w:sz w:val="15"/>
                  <w:szCs w:val="15"/>
                  <w:bdr w:val="none" w:sz="0" w:space="0" w:color="auto" w:frame="1"/>
                </w:rPr>
                <w:t>HP ALM / QC – Automated status report email</w:t>
              </w:r>
            </w:hyperlink>
          </w:p>
          <w:p w:rsidR="00B646B0" w:rsidRDefault="00B646B0" w:rsidP="00B646B0">
            <w:pPr>
              <w:shd w:val="clear" w:color="auto" w:fill="FFFFFF"/>
              <w:jc w:val="center"/>
              <w:rPr>
                <w:rFonts w:ascii="&amp;quot" w:hAnsi="&amp;quot"/>
                <w:color w:val="333333"/>
                <w:sz w:val="10"/>
                <w:szCs w:val="10"/>
              </w:rPr>
            </w:pPr>
            <w:r>
              <w:rPr>
                <w:rStyle w:val="entry-date"/>
                <w:rFonts w:ascii="&amp;quot" w:hAnsi="&amp;quot"/>
                <w:color w:val="333333"/>
                <w:sz w:val="10"/>
                <w:szCs w:val="10"/>
              </w:rPr>
              <w:t>May 17, 2015</w:t>
            </w:r>
            <w:r>
              <w:rPr>
                <w:rFonts w:ascii="&amp;quot" w:hAnsi="&amp;quot"/>
                <w:color w:val="333333"/>
                <w:sz w:val="10"/>
                <w:szCs w:val="10"/>
              </w:rPr>
              <w:t xml:space="preserve"> </w:t>
            </w:r>
            <w:hyperlink r:id="rId291" w:anchor="comments" w:history="1">
              <w:r>
                <w:rPr>
                  <w:rStyle w:val="Hyperlink"/>
                  <w:rFonts w:ascii="&amp;quot" w:hAnsi="&amp;quot"/>
                  <w:color w:val="616161"/>
                  <w:sz w:val="10"/>
                  <w:szCs w:val="10"/>
                  <w:bdr w:val="none" w:sz="0" w:space="0" w:color="auto" w:frame="1"/>
                </w:rPr>
                <w:t>23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B646B0" w:rsidRDefault="00B646B0" w:rsidP="00B646B0">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In my project, We follow agile methodology for our software development &amp; we have release once in every 4 weeks. With continuous development, build &amp; testing, we used to spend a lot of time in sending out a detailed status email on defects for each project to higher management. In this article, I would like</w:t>
            </w:r>
          </w:p>
          <w:p w:rsidR="00B646B0" w:rsidRDefault="00B646B0" w:rsidP="00B646B0">
            <w:pPr>
              <w:shd w:val="clear" w:color="auto" w:fill="FFFFFF"/>
              <w:rPr>
                <w:rFonts w:ascii="&amp;quot" w:hAnsi="&amp;quot"/>
                <w:color w:val="333333"/>
                <w:sz w:val="10"/>
                <w:szCs w:val="10"/>
              </w:rPr>
            </w:pPr>
            <w:hyperlink r:id="rId292" w:tooltip="More" w:history="1">
              <w:r>
                <w:rPr>
                  <w:rStyle w:val="button"/>
                  <w:rFonts w:ascii="&amp;quot" w:hAnsi="&amp;quot"/>
                  <w:color w:val="FFFFFF"/>
                  <w:sz w:val="10"/>
                  <w:szCs w:val="10"/>
                  <w:bdr w:val="none" w:sz="0" w:space="0" w:color="auto" w:frame="1"/>
                  <w:shd w:val="clear" w:color="auto" w:fill="FF6644"/>
                </w:rPr>
                <w:t>Read More</w:t>
              </w:r>
              <w:r>
                <w:rPr>
                  <w:rStyle w:val="Hyperlink"/>
                  <w:rFonts w:ascii="&amp;quot" w:hAnsi="&amp;quot"/>
                  <w:color w:val="333333"/>
                  <w:sz w:val="10"/>
                  <w:szCs w:val="10"/>
                  <w:bdr w:val="none" w:sz="0" w:space="0" w:color="auto" w:frame="1"/>
                </w:rPr>
                <w:t xml:space="preserve"> </w:t>
              </w:r>
            </w:hyperlink>
          </w:p>
          <w:p w:rsidR="00B646B0" w:rsidRDefault="00B646B0" w:rsidP="00B646B0">
            <w:pPr>
              <w:pStyle w:val="Heading3"/>
              <w:spacing w:before="0" w:after="102" w:line="180" w:lineRule="atLeast"/>
              <w:jc w:val="center"/>
              <w:rPr>
                <w:rFonts w:ascii="&amp;quot" w:hAnsi="&amp;quot"/>
                <w:b w:val="0"/>
                <w:bCs w:val="0"/>
                <w:color w:val="616161"/>
                <w:sz w:val="15"/>
                <w:szCs w:val="15"/>
              </w:rPr>
            </w:pPr>
            <w:hyperlink r:id="rId293" w:history="1">
              <w:r>
                <w:rPr>
                  <w:rStyle w:val="Hyperlink"/>
                  <w:rFonts w:ascii="&amp;quot" w:hAnsi="&amp;quot"/>
                  <w:b w:val="0"/>
                  <w:bCs w:val="0"/>
                  <w:color w:val="616161"/>
                  <w:sz w:val="15"/>
                  <w:szCs w:val="15"/>
                  <w:bdr w:val="none" w:sz="0" w:space="0" w:color="auto" w:frame="1"/>
                </w:rPr>
                <w:t>QTP/UFT – Display Test execution progress in Jenkins Console</w:t>
              </w:r>
            </w:hyperlink>
          </w:p>
          <w:p w:rsidR="00B646B0" w:rsidRDefault="00B646B0" w:rsidP="00B646B0">
            <w:pPr>
              <w:shd w:val="clear" w:color="auto" w:fill="FFFFFF"/>
              <w:jc w:val="center"/>
              <w:rPr>
                <w:rFonts w:ascii="&amp;quot" w:hAnsi="&amp;quot"/>
                <w:color w:val="333333"/>
                <w:sz w:val="10"/>
                <w:szCs w:val="10"/>
              </w:rPr>
            </w:pPr>
            <w:r>
              <w:rPr>
                <w:rStyle w:val="entry-date"/>
                <w:rFonts w:ascii="&amp;quot" w:hAnsi="&amp;quot"/>
                <w:color w:val="333333"/>
                <w:sz w:val="10"/>
                <w:szCs w:val="10"/>
              </w:rPr>
              <w:t>May 6, 2015</w:t>
            </w:r>
            <w:r>
              <w:rPr>
                <w:rFonts w:ascii="&amp;quot" w:hAnsi="&amp;quot"/>
                <w:color w:val="333333"/>
                <w:sz w:val="10"/>
                <w:szCs w:val="10"/>
              </w:rPr>
              <w:t xml:space="preserve"> </w:t>
            </w:r>
            <w:hyperlink r:id="rId294" w:anchor="comments" w:history="1">
              <w:r>
                <w:rPr>
                  <w:rStyle w:val="Hyperlink"/>
                  <w:rFonts w:ascii="&amp;quot" w:hAnsi="&amp;quot"/>
                  <w:color w:val="616161"/>
                  <w:sz w:val="10"/>
                  <w:szCs w:val="10"/>
                  <w:bdr w:val="none" w:sz="0" w:space="0" w:color="auto" w:frame="1"/>
                </w:rPr>
                <w:t>16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B646B0" w:rsidRDefault="00B646B0" w:rsidP="00B646B0">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We had seen the QTP/UFT integration &amp; triggering QTP test scripts remotely using Jenkins in this article. (If you have not read that, I recommend you to read the article first). In this article we will see how to display the QTP/UFT results in the Jenkins console. I have more than 5000 automated test scripts</w:t>
            </w:r>
          </w:p>
          <w:p w:rsidR="00B646B0" w:rsidRDefault="00B646B0" w:rsidP="00B646B0">
            <w:pPr>
              <w:shd w:val="clear" w:color="auto" w:fill="FFFFFF"/>
              <w:rPr>
                <w:rFonts w:ascii="&amp;quot" w:hAnsi="&amp;quot"/>
                <w:color w:val="333333"/>
                <w:sz w:val="10"/>
                <w:szCs w:val="10"/>
              </w:rPr>
            </w:pPr>
            <w:hyperlink r:id="rId295" w:tooltip="More" w:history="1">
              <w:r>
                <w:rPr>
                  <w:rStyle w:val="button"/>
                  <w:rFonts w:ascii="&amp;quot" w:hAnsi="&amp;quot"/>
                  <w:color w:val="FFFFFF"/>
                  <w:sz w:val="10"/>
                  <w:szCs w:val="10"/>
                  <w:bdr w:val="none" w:sz="0" w:space="0" w:color="auto" w:frame="1"/>
                  <w:shd w:val="clear" w:color="auto" w:fill="FF6644"/>
                </w:rPr>
                <w:t>Read More</w:t>
              </w:r>
              <w:r>
                <w:rPr>
                  <w:rStyle w:val="Hyperlink"/>
                  <w:rFonts w:ascii="&amp;quot" w:hAnsi="&amp;quot"/>
                  <w:color w:val="333333"/>
                  <w:sz w:val="10"/>
                  <w:szCs w:val="10"/>
                  <w:bdr w:val="none" w:sz="0" w:space="0" w:color="auto" w:frame="1"/>
                </w:rPr>
                <w:t xml:space="preserve"> </w:t>
              </w:r>
            </w:hyperlink>
          </w:p>
          <w:p w:rsidR="00B646B0" w:rsidRDefault="00B646B0" w:rsidP="00B646B0">
            <w:pPr>
              <w:pStyle w:val="Heading3"/>
              <w:spacing w:before="0" w:after="102" w:line="180" w:lineRule="atLeast"/>
              <w:jc w:val="center"/>
              <w:rPr>
                <w:rFonts w:ascii="&amp;quot" w:hAnsi="&amp;quot"/>
                <w:b w:val="0"/>
                <w:bCs w:val="0"/>
                <w:color w:val="616161"/>
                <w:sz w:val="15"/>
                <w:szCs w:val="15"/>
              </w:rPr>
            </w:pPr>
            <w:hyperlink r:id="rId296" w:history="1">
              <w:proofErr w:type="spellStart"/>
              <w:r>
                <w:rPr>
                  <w:rStyle w:val="Hyperlink"/>
                  <w:rFonts w:ascii="&amp;quot" w:hAnsi="&amp;quot"/>
                  <w:b w:val="0"/>
                  <w:bCs w:val="0"/>
                  <w:color w:val="616161"/>
                  <w:sz w:val="15"/>
                  <w:szCs w:val="15"/>
                  <w:bdr w:val="none" w:sz="0" w:space="0" w:color="auto" w:frame="1"/>
                </w:rPr>
                <w:t>JMeter</w:t>
              </w:r>
              <w:proofErr w:type="spellEnd"/>
              <w:r>
                <w:rPr>
                  <w:rStyle w:val="Hyperlink"/>
                  <w:rFonts w:ascii="&amp;quot" w:hAnsi="&amp;quot"/>
                  <w:b w:val="0"/>
                  <w:bCs w:val="0"/>
                  <w:color w:val="616161"/>
                  <w:sz w:val="15"/>
                  <w:szCs w:val="15"/>
                  <w:bdr w:val="none" w:sz="0" w:space="0" w:color="auto" w:frame="1"/>
                </w:rPr>
                <w:t xml:space="preserve"> – How </w:t>
              </w:r>
              <w:proofErr w:type="gramStart"/>
              <w:r>
                <w:rPr>
                  <w:rStyle w:val="Hyperlink"/>
                  <w:rFonts w:ascii="&amp;quot" w:hAnsi="&amp;quot"/>
                  <w:b w:val="0"/>
                  <w:bCs w:val="0"/>
                  <w:color w:val="616161"/>
                  <w:sz w:val="15"/>
                  <w:szCs w:val="15"/>
                  <w:bdr w:val="none" w:sz="0" w:space="0" w:color="auto" w:frame="1"/>
                </w:rPr>
                <w:t>To</w:t>
              </w:r>
              <w:proofErr w:type="gramEnd"/>
              <w:r>
                <w:rPr>
                  <w:rStyle w:val="Hyperlink"/>
                  <w:rFonts w:ascii="&amp;quot" w:hAnsi="&amp;quot"/>
                  <w:b w:val="0"/>
                  <w:bCs w:val="0"/>
                  <w:color w:val="616161"/>
                  <w:sz w:val="15"/>
                  <w:szCs w:val="15"/>
                  <w:bdr w:val="none" w:sz="0" w:space="0" w:color="auto" w:frame="1"/>
                </w:rPr>
                <w:t xml:space="preserve"> Run Multiple Thread Groups in Multiple Test Environments</w:t>
              </w:r>
            </w:hyperlink>
          </w:p>
          <w:p w:rsidR="00B646B0" w:rsidRDefault="00B646B0" w:rsidP="00B646B0">
            <w:pPr>
              <w:shd w:val="clear" w:color="auto" w:fill="FFFFFF"/>
              <w:jc w:val="center"/>
              <w:rPr>
                <w:rFonts w:ascii="&amp;quot" w:hAnsi="&amp;quot"/>
                <w:color w:val="333333"/>
                <w:sz w:val="10"/>
                <w:szCs w:val="10"/>
              </w:rPr>
            </w:pPr>
            <w:r>
              <w:rPr>
                <w:rStyle w:val="entry-date"/>
                <w:rFonts w:ascii="&amp;quot" w:hAnsi="&amp;quot"/>
                <w:color w:val="333333"/>
                <w:sz w:val="10"/>
                <w:szCs w:val="10"/>
              </w:rPr>
              <w:t>April 19, 2015</w:t>
            </w:r>
            <w:r>
              <w:rPr>
                <w:rFonts w:ascii="&amp;quot" w:hAnsi="&amp;quot"/>
                <w:color w:val="333333"/>
                <w:sz w:val="10"/>
                <w:szCs w:val="10"/>
              </w:rPr>
              <w:t xml:space="preserve"> </w:t>
            </w:r>
            <w:hyperlink r:id="rId297" w:anchor="comments" w:history="1">
              <w:r>
                <w:rPr>
                  <w:rStyle w:val="Hyperlink"/>
                  <w:rFonts w:ascii="&amp;quot" w:hAnsi="&amp;quot"/>
                  <w:color w:val="616161"/>
                  <w:sz w:val="10"/>
                  <w:szCs w:val="10"/>
                  <w:bdr w:val="none" w:sz="0" w:space="0" w:color="auto" w:frame="1"/>
                </w:rPr>
                <w:t>23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B646B0" w:rsidRDefault="00B646B0" w:rsidP="00B646B0">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Overview:  As part of performance testing,</w:t>
            </w:r>
            <w:proofErr w:type="gramStart"/>
            <w:r>
              <w:rPr>
                <w:rFonts w:ascii="&amp;quot" w:hAnsi="&amp;quot"/>
                <w:color w:val="545252"/>
                <w:sz w:val="11"/>
                <w:szCs w:val="11"/>
              </w:rPr>
              <w:t>  I</w:t>
            </w:r>
            <w:proofErr w:type="gramEnd"/>
            <w:r>
              <w:rPr>
                <w:rFonts w:ascii="&amp;quot" w:hAnsi="&amp;quot"/>
                <w:color w:val="545252"/>
                <w:sz w:val="11"/>
                <w:szCs w:val="11"/>
              </w:rPr>
              <w:t xml:space="preserve"> had to come up with performance test scripts for various use cases / business workflows for our application. When I design my performance test scripts, I will ensure that I have reusable test scripts as mentioned in this article. </w:t>
            </w:r>
            <w:proofErr w:type="spellStart"/>
            <w:r>
              <w:rPr>
                <w:rFonts w:ascii="&amp;quot" w:hAnsi="&amp;quot"/>
                <w:color w:val="545252"/>
                <w:sz w:val="11"/>
                <w:szCs w:val="11"/>
              </w:rPr>
              <w:t>JMeter</w:t>
            </w:r>
            <w:proofErr w:type="spellEnd"/>
            <w:r>
              <w:rPr>
                <w:rFonts w:ascii="&amp;quot" w:hAnsi="&amp;quot"/>
                <w:color w:val="545252"/>
                <w:sz w:val="11"/>
                <w:szCs w:val="11"/>
              </w:rPr>
              <w:t xml:space="preserve"> – How To Create Reusable &amp; Modular Test</w:t>
            </w:r>
          </w:p>
          <w:p w:rsidR="00B646B0" w:rsidRDefault="00B646B0" w:rsidP="00B646B0">
            <w:pPr>
              <w:shd w:val="clear" w:color="auto" w:fill="FFFFFF"/>
              <w:rPr>
                <w:rFonts w:ascii="&amp;quot" w:hAnsi="&amp;quot"/>
                <w:color w:val="333333"/>
                <w:sz w:val="10"/>
                <w:szCs w:val="10"/>
              </w:rPr>
            </w:pPr>
            <w:hyperlink r:id="rId298" w:tooltip="More" w:history="1">
              <w:r>
                <w:rPr>
                  <w:rStyle w:val="button"/>
                  <w:rFonts w:ascii="&amp;quot" w:hAnsi="&amp;quot"/>
                  <w:color w:val="FFFFFF"/>
                  <w:sz w:val="10"/>
                  <w:szCs w:val="10"/>
                  <w:bdr w:val="none" w:sz="0" w:space="0" w:color="auto" w:frame="1"/>
                  <w:shd w:val="clear" w:color="auto" w:fill="FF6644"/>
                </w:rPr>
                <w:t>Read More</w:t>
              </w:r>
              <w:r>
                <w:rPr>
                  <w:rStyle w:val="Hyperlink"/>
                  <w:rFonts w:ascii="&amp;quot" w:hAnsi="&amp;quot"/>
                  <w:color w:val="333333"/>
                  <w:sz w:val="10"/>
                  <w:szCs w:val="10"/>
                  <w:bdr w:val="none" w:sz="0" w:space="0" w:color="auto" w:frame="1"/>
                </w:rPr>
                <w:t xml:space="preserve"> </w:t>
              </w:r>
            </w:hyperlink>
          </w:p>
          <w:p w:rsidR="00B646B0" w:rsidRDefault="00B646B0" w:rsidP="00B646B0">
            <w:pPr>
              <w:rPr>
                <w:rFonts w:ascii="&amp;quot" w:hAnsi="&amp;quot"/>
                <w:color w:val="333333"/>
                <w:sz w:val="10"/>
                <w:szCs w:val="10"/>
              </w:rPr>
            </w:pPr>
            <w:r>
              <w:rPr>
                <w:rFonts w:ascii="&amp;quot" w:hAnsi="&amp;quot"/>
                <w:noProof/>
                <w:color w:val="333333"/>
                <w:sz w:val="10"/>
                <w:szCs w:val="10"/>
              </w:rPr>
              <w:lastRenderedPageBreak/>
              <w:drawing>
                <wp:inline distT="0" distB="0" distL="0" distR="0">
                  <wp:extent cx="5876428" cy="2682319"/>
                  <wp:effectExtent l="19050" t="0" r="0" b="0"/>
                  <wp:docPr id="92" name="Picture 92" descr="uft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uft003"/>
                          <pic:cNvPicPr>
                            <a:picLocks noChangeAspect="1" noChangeArrowheads="1"/>
                          </pic:cNvPicPr>
                        </pic:nvPicPr>
                        <pic:blipFill>
                          <a:blip r:embed="rId299" cstate="print"/>
                          <a:srcRect/>
                          <a:stretch>
                            <a:fillRect/>
                          </a:stretch>
                        </pic:blipFill>
                        <pic:spPr bwMode="auto">
                          <a:xfrm>
                            <a:off x="0" y="0"/>
                            <a:ext cx="5877673" cy="2682887"/>
                          </a:xfrm>
                          <a:prstGeom prst="rect">
                            <a:avLst/>
                          </a:prstGeom>
                          <a:noFill/>
                          <a:ln w="9525">
                            <a:noFill/>
                            <a:miter lim="800000"/>
                            <a:headEnd/>
                            <a:tailEnd/>
                          </a:ln>
                        </pic:spPr>
                      </pic:pic>
                    </a:graphicData>
                  </a:graphic>
                </wp:inline>
              </w:drawing>
            </w:r>
          </w:p>
          <w:p w:rsidR="00B646B0" w:rsidRDefault="00B646B0" w:rsidP="00B646B0">
            <w:pPr>
              <w:pStyle w:val="Heading3"/>
              <w:spacing w:before="0" w:after="102" w:line="180" w:lineRule="atLeast"/>
              <w:jc w:val="center"/>
              <w:rPr>
                <w:rFonts w:ascii="&amp;quot" w:hAnsi="&amp;quot"/>
                <w:b w:val="0"/>
                <w:bCs w:val="0"/>
                <w:color w:val="616161"/>
                <w:sz w:val="15"/>
                <w:szCs w:val="15"/>
              </w:rPr>
            </w:pPr>
            <w:hyperlink r:id="rId300" w:history="1">
              <w:r>
                <w:rPr>
                  <w:rStyle w:val="Hyperlink"/>
                  <w:rFonts w:ascii="&amp;quot" w:hAnsi="&amp;quot"/>
                  <w:b w:val="0"/>
                  <w:bCs w:val="0"/>
                  <w:color w:val="616161"/>
                  <w:sz w:val="15"/>
                  <w:szCs w:val="15"/>
                  <w:bdr w:val="none" w:sz="0" w:space="0" w:color="auto" w:frame="1"/>
                </w:rPr>
                <w:t>QTP/UFT – Executing automated test scripts using Jenkins</w:t>
              </w:r>
            </w:hyperlink>
          </w:p>
          <w:p w:rsidR="00B646B0" w:rsidRDefault="00B646B0" w:rsidP="00B646B0">
            <w:pPr>
              <w:shd w:val="clear" w:color="auto" w:fill="FFFFFF"/>
              <w:jc w:val="center"/>
              <w:rPr>
                <w:rFonts w:ascii="&amp;quot" w:hAnsi="&amp;quot"/>
                <w:color w:val="333333"/>
                <w:sz w:val="10"/>
                <w:szCs w:val="10"/>
              </w:rPr>
            </w:pPr>
            <w:r>
              <w:rPr>
                <w:rStyle w:val="entry-date"/>
                <w:rFonts w:ascii="&amp;quot" w:hAnsi="&amp;quot"/>
                <w:color w:val="333333"/>
                <w:sz w:val="10"/>
                <w:szCs w:val="10"/>
              </w:rPr>
              <w:t>April 7, 2015</w:t>
            </w:r>
            <w:r>
              <w:rPr>
                <w:rFonts w:ascii="&amp;quot" w:hAnsi="&amp;quot"/>
                <w:color w:val="333333"/>
                <w:sz w:val="10"/>
                <w:szCs w:val="10"/>
              </w:rPr>
              <w:t xml:space="preserve"> </w:t>
            </w:r>
            <w:hyperlink r:id="rId301" w:anchor="comments" w:history="1">
              <w:r>
                <w:rPr>
                  <w:rStyle w:val="Hyperlink"/>
                  <w:rFonts w:ascii="&amp;quot" w:hAnsi="&amp;quot"/>
                  <w:color w:val="616161"/>
                  <w:sz w:val="10"/>
                  <w:szCs w:val="10"/>
                  <w:bdr w:val="none" w:sz="0" w:space="0" w:color="auto" w:frame="1"/>
                </w:rPr>
                <w:t>37 comments</w:t>
              </w:r>
            </w:hyperlink>
            <w:r>
              <w:rPr>
                <w:rStyle w:val="entry-comments"/>
                <w:rFonts w:ascii="&amp;quot" w:hAnsi="&amp;quot"/>
                <w:color w:val="333333"/>
                <w:sz w:val="10"/>
                <w:szCs w:val="10"/>
              </w:rPr>
              <w:t xml:space="preserve"> </w:t>
            </w:r>
            <w:r>
              <w:rPr>
                <w:rStyle w:val="entry-standard"/>
                <w:rFonts w:ascii="&amp;quot" w:hAnsi="&amp;quot"/>
                <w:color w:val="333333"/>
                <w:sz w:val="10"/>
                <w:szCs w:val="10"/>
              </w:rPr>
              <w:t>Article</w:t>
            </w:r>
            <w:r>
              <w:rPr>
                <w:rFonts w:ascii="&amp;quot" w:hAnsi="&amp;quot"/>
                <w:color w:val="333333"/>
                <w:sz w:val="10"/>
                <w:szCs w:val="10"/>
              </w:rPr>
              <w:t xml:space="preserve"> </w:t>
            </w:r>
          </w:p>
          <w:p w:rsidR="00B646B0" w:rsidRDefault="00B646B0" w:rsidP="00B646B0">
            <w:pPr>
              <w:pStyle w:val="NormalWeb"/>
              <w:spacing w:before="0" w:beforeAutospacing="0" w:after="68" w:afterAutospacing="0" w:line="197" w:lineRule="atLeast"/>
              <w:rPr>
                <w:rFonts w:ascii="&amp;quot" w:hAnsi="&amp;quot"/>
                <w:color w:val="545252"/>
                <w:sz w:val="11"/>
                <w:szCs w:val="11"/>
              </w:rPr>
            </w:pPr>
            <w:r>
              <w:rPr>
                <w:rFonts w:ascii="&amp;quot" w:hAnsi="&amp;quot"/>
                <w:color w:val="545252"/>
                <w:sz w:val="11"/>
                <w:szCs w:val="11"/>
              </w:rPr>
              <w:t>This article outlines the integration of HP’s QTP (now it is called UFT) &amp; Jenkins. This article provides the details in a very high level. I might not be able to cover all the benefits we could get, by integrating UFT with Jenkins, in this article. So, I have created separate posts in this site to</w:t>
            </w:r>
          </w:p>
          <w:p w:rsidR="0052091C" w:rsidRDefault="0052091C" w:rsidP="0052091C"/>
          <w:p w:rsidR="00B646B0" w:rsidRPr="0052091C" w:rsidRDefault="00B646B0" w:rsidP="0052091C"/>
        </w:tc>
      </w:tr>
    </w:tbl>
    <w:p w:rsidR="008E0F91" w:rsidRDefault="008E0F91"/>
    <w:sectPr w:rsidR="008E0F91" w:rsidSect="008E0F9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mp;quo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B52B5"/>
    <w:multiLevelType w:val="multilevel"/>
    <w:tmpl w:val="73F6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0B4DCA"/>
    <w:multiLevelType w:val="multilevel"/>
    <w:tmpl w:val="19B0E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EC6103"/>
    <w:multiLevelType w:val="multilevel"/>
    <w:tmpl w:val="E3B06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8B5098"/>
    <w:multiLevelType w:val="multilevel"/>
    <w:tmpl w:val="566A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636D74"/>
    <w:multiLevelType w:val="multilevel"/>
    <w:tmpl w:val="A0F08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B27FE3"/>
    <w:multiLevelType w:val="multilevel"/>
    <w:tmpl w:val="195AF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0B0415"/>
    <w:multiLevelType w:val="multilevel"/>
    <w:tmpl w:val="70ACE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60D7096"/>
    <w:multiLevelType w:val="multilevel"/>
    <w:tmpl w:val="0494D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9F4400B"/>
    <w:multiLevelType w:val="hybridMultilevel"/>
    <w:tmpl w:val="5E484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CC2027"/>
    <w:multiLevelType w:val="multilevel"/>
    <w:tmpl w:val="73422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F267088"/>
    <w:multiLevelType w:val="multilevel"/>
    <w:tmpl w:val="AE3CD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152464E"/>
    <w:multiLevelType w:val="multilevel"/>
    <w:tmpl w:val="AF90D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296AD5"/>
    <w:multiLevelType w:val="multilevel"/>
    <w:tmpl w:val="6E58B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6150E92"/>
    <w:multiLevelType w:val="multilevel"/>
    <w:tmpl w:val="36D29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8E37FA8"/>
    <w:multiLevelType w:val="multilevel"/>
    <w:tmpl w:val="25C2E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A8A5683"/>
    <w:multiLevelType w:val="multilevel"/>
    <w:tmpl w:val="52DE7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B7E6DF5"/>
    <w:multiLevelType w:val="multilevel"/>
    <w:tmpl w:val="5996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4E92877"/>
    <w:multiLevelType w:val="multilevel"/>
    <w:tmpl w:val="3356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52068CC"/>
    <w:multiLevelType w:val="multilevel"/>
    <w:tmpl w:val="71C2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5613470"/>
    <w:multiLevelType w:val="multilevel"/>
    <w:tmpl w:val="B4941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83C3D84"/>
    <w:multiLevelType w:val="multilevel"/>
    <w:tmpl w:val="75E8D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FE932F9"/>
    <w:multiLevelType w:val="multilevel"/>
    <w:tmpl w:val="7CF43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BCE1F22"/>
    <w:multiLevelType w:val="multilevel"/>
    <w:tmpl w:val="16CA8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EBC6764"/>
    <w:multiLevelType w:val="multilevel"/>
    <w:tmpl w:val="75A4B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5"/>
  </w:num>
  <w:num w:numId="4">
    <w:abstractNumId w:val="12"/>
  </w:num>
  <w:num w:numId="5">
    <w:abstractNumId w:val="14"/>
  </w:num>
  <w:num w:numId="6">
    <w:abstractNumId w:val="10"/>
  </w:num>
  <w:num w:numId="7">
    <w:abstractNumId w:val="15"/>
  </w:num>
  <w:num w:numId="8">
    <w:abstractNumId w:val="20"/>
  </w:num>
  <w:num w:numId="9">
    <w:abstractNumId w:val="2"/>
  </w:num>
  <w:num w:numId="10">
    <w:abstractNumId w:val="3"/>
  </w:num>
  <w:num w:numId="11">
    <w:abstractNumId w:val="16"/>
  </w:num>
  <w:num w:numId="12">
    <w:abstractNumId w:val="11"/>
  </w:num>
  <w:num w:numId="13">
    <w:abstractNumId w:val="23"/>
  </w:num>
  <w:num w:numId="14">
    <w:abstractNumId w:val="0"/>
  </w:num>
  <w:num w:numId="15">
    <w:abstractNumId w:val="18"/>
  </w:num>
  <w:num w:numId="16">
    <w:abstractNumId w:val="4"/>
  </w:num>
  <w:num w:numId="17">
    <w:abstractNumId w:val="21"/>
  </w:num>
  <w:num w:numId="18">
    <w:abstractNumId w:val="17"/>
  </w:num>
  <w:num w:numId="19">
    <w:abstractNumId w:val="19"/>
  </w:num>
  <w:num w:numId="20">
    <w:abstractNumId w:val="9"/>
  </w:num>
  <w:num w:numId="21">
    <w:abstractNumId w:val="6"/>
  </w:num>
  <w:num w:numId="22">
    <w:abstractNumId w:val="13"/>
  </w:num>
  <w:num w:numId="23">
    <w:abstractNumId w:val="22"/>
  </w:num>
  <w:num w:numId="2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20"/>
  <w:proofState w:spelling="clean" w:grammar="clean"/>
  <w:defaultTabStop w:val="720"/>
  <w:characterSpacingControl w:val="doNotCompress"/>
  <w:compat/>
  <w:rsids>
    <w:rsidRoot w:val="003211B4"/>
    <w:rsid w:val="00002EEC"/>
    <w:rsid w:val="003211B4"/>
    <w:rsid w:val="0052091C"/>
    <w:rsid w:val="006844F6"/>
    <w:rsid w:val="008E0F91"/>
    <w:rsid w:val="00B646B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0F91"/>
  </w:style>
  <w:style w:type="paragraph" w:styleId="Heading1">
    <w:name w:val="heading 1"/>
    <w:basedOn w:val="Normal"/>
    <w:link w:val="Heading1Char"/>
    <w:uiPriority w:val="9"/>
    <w:qFormat/>
    <w:rsid w:val="00002EE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02EE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02EE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2091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02EEC"/>
    <w:rPr>
      <w:color w:val="0000FF"/>
      <w:u w:val="single"/>
    </w:rPr>
  </w:style>
  <w:style w:type="paragraph" w:styleId="ListParagraph">
    <w:name w:val="List Paragraph"/>
    <w:basedOn w:val="Normal"/>
    <w:uiPriority w:val="34"/>
    <w:qFormat/>
    <w:rsid w:val="00002EEC"/>
    <w:pPr>
      <w:ind w:left="720"/>
      <w:contextualSpacing/>
    </w:pPr>
  </w:style>
  <w:style w:type="table" w:styleId="TableGrid">
    <w:name w:val="Table Grid"/>
    <w:basedOn w:val="TableNormal"/>
    <w:uiPriority w:val="59"/>
    <w:rsid w:val="00002EE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02EE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02EEC"/>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02EE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02EEC"/>
    <w:rPr>
      <w:b/>
      <w:bCs/>
    </w:rPr>
  </w:style>
  <w:style w:type="character" w:customStyle="1" w:styleId="Heading3Char">
    <w:name w:val="Heading 3 Char"/>
    <w:basedOn w:val="DefaultParagraphFont"/>
    <w:link w:val="Heading3"/>
    <w:uiPriority w:val="9"/>
    <w:semiHidden/>
    <w:rsid w:val="00002EEC"/>
    <w:rPr>
      <w:rFonts w:asciiTheme="majorHAnsi" w:eastAsiaTheme="majorEastAsia" w:hAnsiTheme="majorHAnsi" w:cstheme="majorBidi"/>
      <w:b/>
      <w:bCs/>
      <w:color w:val="4F81BD" w:themeColor="accent1"/>
    </w:rPr>
  </w:style>
  <w:style w:type="character" w:customStyle="1" w:styleId="entry-date">
    <w:name w:val="entry-date"/>
    <w:basedOn w:val="DefaultParagraphFont"/>
    <w:rsid w:val="00002EEC"/>
  </w:style>
  <w:style w:type="character" w:customStyle="1" w:styleId="entry-comments">
    <w:name w:val="entry-comments"/>
    <w:basedOn w:val="DefaultParagraphFont"/>
    <w:rsid w:val="00002EEC"/>
  </w:style>
  <w:style w:type="character" w:customStyle="1" w:styleId="entry-standard">
    <w:name w:val="entry-standard"/>
    <w:basedOn w:val="DefaultParagraphFont"/>
    <w:rsid w:val="00002EEC"/>
  </w:style>
  <w:style w:type="character" w:customStyle="1" w:styleId="button">
    <w:name w:val="button"/>
    <w:basedOn w:val="DefaultParagraphFont"/>
    <w:rsid w:val="00002EEC"/>
  </w:style>
  <w:style w:type="paragraph" w:styleId="BalloonText">
    <w:name w:val="Balloon Text"/>
    <w:basedOn w:val="Normal"/>
    <w:link w:val="BalloonTextChar"/>
    <w:uiPriority w:val="99"/>
    <w:semiHidden/>
    <w:unhideWhenUsed/>
    <w:rsid w:val="00002E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2EEC"/>
    <w:rPr>
      <w:rFonts w:ascii="Tahoma" w:hAnsi="Tahoma" w:cs="Tahoma"/>
      <w:sz w:val="16"/>
      <w:szCs w:val="16"/>
    </w:rPr>
  </w:style>
  <w:style w:type="character" w:customStyle="1" w:styleId="Heading4Char">
    <w:name w:val="Heading 4 Char"/>
    <w:basedOn w:val="DefaultParagraphFont"/>
    <w:link w:val="Heading4"/>
    <w:uiPriority w:val="9"/>
    <w:semiHidden/>
    <w:rsid w:val="0052091C"/>
    <w:rPr>
      <w:rFonts w:asciiTheme="majorHAnsi" w:eastAsiaTheme="majorEastAsia" w:hAnsiTheme="majorHAnsi" w:cstheme="majorBidi"/>
      <w:b/>
      <w:bCs/>
      <w:i/>
      <w:iCs/>
      <w:color w:val="4F81BD" w:themeColor="accent1"/>
    </w:rPr>
  </w:style>
  <w:style w:type="character" w:customStyle="1" w:styleId="button5">
    <w:name w:val="button5"/>
    <w:basedOn w:val="DefaultParagraphFont"/>
    <w:rsid w:val="0052091C"/>
  </w:style>
  <w:style w:type="character" w:customStyle="1" w:styleId="page-numbers">
    <w:name w:val="page-numbers"/>
    <w:basedOn w:val="DefaultParagraphFont"/>
    <w:rsid w:val="0052091C"/>
  </w:style>
</w:styles>
</file>

<file path=word/webSettings.xml><?xml version="1.0" encoding="utf-8"?>
<w:webSettings xmlns:r="http://schemas.openxmlformats.org/officeDocument/2006/relationships" xmlns:w="http://schemas.openxmlformats.org/wordprocessingml/2006/main">
  <w:divs>
    <w:div w:id="35931419">
      <w:bodyDiv w:val="1"/>
      <w:marLeft w:val="0"/>
      <w:marRight w:val="0"/>
      <w:marTop w:val="0"/>
      <w:marBottom w:val="0"/>
      <w:divBdr>
        <w:top w:val="none" w:sz="0" w:space="0" w:color="auto"/>
        <w:left w:val="none" w:sz="0" w:space="0" w:color="auto"/>
        <w:bottom w:val="none" w:sz="0" w:space="0" w:color="auto"/>
        <w:right w:val="none" w:sz="0" w:space="0" w:color="auto"/>
      </w:divBdr>
      <w:divsChild>
        <w:div w:id="705566672">
          <w:marLeft w:val="0"/>
          <w:marRight w:val="0"/>
          <w:marTop w:val="0"/>
          <w:marBottom w:val="171"/>
          <w:divBdr>
            <w:top w:val="none" w:sz="0" w:space="0" w:color="auto"/>
            <w:left w:val="none" w:sz="0" w:space="0" w:color="auto"/>
            <w:bottom w:val="none" w:sz="0" w:space="0" w:color="auto"/>
            <w:right w:val="none" w:sz="0" w:space="0" w:color="auto"/>
          </w:divBdr>
          <w:divsChild>
            <w:div w:id="990870407">
              <w:marLeft w:val="0"/>
              <w:marRight w:val="0"/>
              <w:marTop w:val="0"/>
              <w:marBottom w:val="0"/>
              <w:divBdr>
                <w:top w:val="none" w:sz="0" w:space="0" w:color="auto"/>
                <w:left w:val="none" w:sz="0" w:space="0" w:color="auto"/>
                <w:bottom w:val="none" w:sz="0" w:space="0" w:color="auto"/>
                <w:right w:val="none" w:sz="0" w:space="0" w:color="auto"/>
              </w:divBdr>
              <w:divsChild>
                <w:div w:id="82193593">
                  <w:marLeft w:val="0"/>
                  <w:marRight w:val="0"/>
                  <w:marTop w:val="205"/>
                  <w:marBottom w:val="273"/>
                  <w:divBdr>
                    <w:top w:val="none" w:sz="0" w:space="0" w:color="auto"/>
                    <w:left w:val="none" w:sz="0" w:space="0" w:color="auto"/>
                    <w:bottom w:val="none" w:sz="0" w:space="0" w:color="auto"/>
                    <w:right w:val="none" w:sz="0" w:space="0" w:color="auto"/>
                  </w:divBdr>
                  <w:divsChild>
                    <w:div w:id="12119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022543">
          <w:marLeft w:val="0"/>
          <w:marRight w:val="0"/>
          <w:marTop w:val="0"/>
          <w:marBottom w:val="171"/>
          <w:divBdr>
            <w:top w:val="none" w:sz="0" w:space="0" w:color="auto"/>
            <w:left w:val="none" w:sz="0" w:space="0" w:color="auto"/>
            <w:bottom w:val="none" w:sz="0" w:space="0" w:color="auto"/>
            <w:right w:val="none" w:sz="0" w:space="0" w:color="auto"/>
          </w:divBdr>
          <w:divsChild>
            <w:div w:id="631524050">
              <w:marLeft w:val="0"/>
              <w:marRight w:val="0"/>
              <w:marTop w:val="0"/>
              <w:marBottom w:val="0"/>
              <w:divBdr>
                <w:top w:val="none" w:sz="0" w:space="0" w:color="auto"/>
                <w:left w:val="none" w:sz="0" w:space="0" w:color="auto"/>
                <w:bottom w:val="none" w:sz="0" w:space="0" w:color="auto"/>
                <w:right w:val="none" w:sz="0" w:space="0" w:color="auto"/>
              </w:divBdr>
            </w:div>
            <w:div w:id="1783304281">
              <w:marLeft w:val="0"/>
              <w:marRight w:val="0"/>
              <w:marTop w:val="0"/>
              <w:marBottom w:val="0"/>
              <w:divBdr>
                <w:top w:val="none" w:sz="0" w:space="0" w:color="auto"/>
                <w:left w:val="none" w:sz="0" w:space="0" w:color="auto"/>
                <w:bottom w:val="none" w:sz="0" w:space="0" w:color="auto"/>
                <w:right w:val="none" w:sz="0" w:space="0" w:color="auto"/>
              </w:divBdr>
              <w:divsChild>
                <w:div w:id="1376194807">
                  <w:marLeft w:val="0"/>
                  <w:marRight w:val="0"/>
                  <w:marTop w:val="205"/>
                  <w:marBottom w:val="273"/>
                  <w:divBdr>
                    <w:top w:val="none" w:sz="0" w:space="0" w:color="auto"/>
                    <w:left w:val="none" w:sz="0" w:space="0" w:color="auto"/>
                    <w:bottom w:val="none" w:sz="0" w:space="0" w:color="auto"/>
                    <w:right w:val="none" w:sz="0" w:space="0" w:color="auto"/>
                  </w:divBdr>
                  <w:divsChild>
                    <w:div w:id="1002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943630">
          <w:marLeft w:val="0"/>
          <w:marRight w:val="0"/>
          <w:marTop w:val="0"/>
          <w:marBottom w:val="171"/>
          <w:divBdr>
            <w:top w:val="none" w:sz="0" w:space="0" w:color="auto"/>
            <w:left w:val="none" w:sz="0" w:space="0" w:color="auto"/>
            <w:bottom w:val="none" w:sz="0" w:space="0" w:color="auto"/>
            <w:right w:val="none" w:sz="0" w:space="0" w:color="auto"/>
          </w:divBdr>
          <w:divsChild>
            <w:div w:id="265117262">
              <w:marLeft w:val="0"/>
              <w:marRight w:val="0"/>
              <w:marTop w:val="0"/>
              <w:marBottom w:val="0"/>
              <w:divBdr>
                <w:top w:val="none" w:sz="0" w:space="0" w:color="auto"/>
                <w:left w:val="none" w:sz="0" w:space="0" w:color="auto"/>
                <w:bottom w:val="none" w:sz="0" w:space="0" w:color="auto"/>
                <w:right w:val="none" w:sz="0" w:space="0" w:color="auto"/>
              </w:divBdr>
            </w:div>
            <w:div w:id="1653679778">
              <w:marLeft w:val="0"/>
              <w:marRight w:val="0"/>
              <w:marTop w:val="0"/>
              <w:marBottom w:val="0"/>
              <w:divBdr>
                <w:top w:val="none" w:sz="0" w:space="0" w:color="auto"/>
                <w:left w:val="none" w:sz="0" w:space="0" w:color="auto"/>
                <w:bottom w:val="none" w:sz="0" w:space="0" w:color="auto"/>
                <w:right w:val="none" w:sz="0" w:space="0" w:color="auto"/>
              </w:divBdr>
              <w:divsChild>
                <w:div w:id="2007711000">
                  <w:marLeft w:val="0"/>
                  <w:marRight w:val="0"/>
                  <w:marTop w:val="205"/>
                  <w:marBottom w:val="273"/>
                  <w:divBdr>
                    <w:top w:val="none" w:sz="0" w:space="0" w:color="auto"/>
                    <w:left w:val="none" w:sz="0" w:space="0" w:color="auto"/>
                    <w:bottom w:val="none" w:sz="0" w:space="0" w:color="auto"/>
                    <w:right w:val="none" w:sz="0" w:space="0" w:color="auto"/>
                  </w:divBdr>
                  <w:divsChild>
                    <w:div w:id="184493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33506">
          <w:marLeft w:val="0"/>
          <w:marRight w:val="0"/>
          <w:marTop w:val="0"/>
          <w:marBottom w:val="171"/>
          <w:divBdr>
            <w:top w:val="none" w:sz="0" w:space="0" w:color="auto"/>
            <w:left w:val="none" w:sz="0" w:space="0" w:color="auto"/>
            <w:bottom w:val="none" w:sz="0" w:space="0" w:color="auto"/>
            <w:right w:val="none" w:sz="0" w:space="0" w:color="auto"/>
          </w:divBdr>
          <w:divsChild>
            <w:div w:id="1647736679">
              <w:marLeft w:val="0"/>
              <w:marRight w:val="0"/>
              <w:marTop w:val="0"/>
              <w:marBottom w:val="0"/>
              <w:divBdr>
                <w:top w:val="none" w:sz="0" w:space="0" w:color="auto"/>
                <w:left w:val="none" w:sz="0" w:space="0" w:color="auto"/>
                <w:bottom w:val="none" w:sz="0" w:space="0" w:color="auto"/>
                <w:right w:val="none" w:sz="0" w:space="0" w:color="auto"/>
              </w:divBdr>
            </w:div>
            <w:div w:id="2047100226">
              <w:marLeft w:val="0"/>
              <w:marRight w:val="0"/>
              <w:marTop w:val="0"/>
              <w:marBottom w:val="0"/>
              <w:divBdr>
                <w:top w:val="none" w:sz="0" w:space="0" w:color="auto"/>
                <w:left w:val="none" w:sz="0" w:space="0" w:color="auto"/>
                <w:bottom w:val="none" w:sz="0" w:space="0" w:color="auto"/>
                <w:right w:val="none" w:sz="0" w:space="0" w:color="auto"/>
              </w:divBdr>
              <w:divsChild>
                <w:div w:id="319508272">
                  <w:marLeft w:val="0"/>
                  <w:marRight w:val="0"/>
                  <w:marTop w:val="205"/>
                  <w:marBottom w:val="273"/>
                  <w:divBdr>
                    <w:top w:val="none" w:sz="0" w:space="0" w:color="auto"/>
                    <w:left w:val="none" w:sz="0" w:space="0" w:color="auto"/>
                    <w:bottom w:val="none" w:sz="0" w:space="0" w:color="auto"/>
                    <w:right w:val="none" w:sz="0" w:space="0" w:color="auto"/>
                  </w:divBdr>
                  <w:divsChild>
                    <w:div w:id="125227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211443">
          <w:marLeft w:val="0"/>
          <w:marRight w:val="0"/>
          <w:marTop w:val="0"/>
          <w:marBottom w:val="171"/>
          <w:divBdr>
            <w:top w:val="none" w:sz="0" w:space="0" w:color="auto"/>
            <w:left w:val="none" w:sz="0" w:space="0" w:color="auto"/>
            <w:bottom w:val="none" w:sz="0" w:space="0" w:color="auto"/>
            <w:right w:val="none" w:sz="0" w:space="0" w:color="auto"/>
          </w:divBdr>
          <w:divsChild>
            <w:div w:id="737674202">
              <w:marLeft w:val="0"/>
              <w:marRight w:val="0"/>
              <w:marTop w:val="0"/>
              <w:marBottom w:val="0"/>
              <w:divBdr>
                <w:top w:val="none" w:sz="0" w:space="0" w:color="auto"/>
                <w:left w:val="none" w:sz="0" w:space="0" w:color="auto"/>
                <w:bottom w:val="none" w:sz="0" w:space="0" w:color="auto"/>
                <w:right w:val="none" w:sz="0" w:space="0" w:color="auto"/>
              </w:divBdr>
            </w:div>
            <w:div w:id="1812751675">
              <w:marLeft w:val="0"/>
              <w:marRight w:val="0"/>
              <w:marTop w:val="0"/>
              <w:marBottom w:val="0"/>
              <w:divBdr>
                <w:top w:val="none" w:sz="0" w:space="0" w:color="auto"/>
                <w:left w:val="none" w:sz="0" w:space="0" w:color="auto"/>
                <w:bottom w:val="none" w:sz="0" w:space="0" w:color="auto"/>
                <w:right w:val="none" w:sz="0" w:space="0" w:color="auto"/>
              </w:divBdr>
              <w:divsChild>
                <w:div w:id="1393693587">
                  <w:marLeft w:val="0"/>
                  <w:marRight w:val="0"/>
                  <w:marTop w:val="205"/>
                  <w:marBottom w:val="273"/>
                  <w:divBdr>
                    <w:top w:val="none" w:sz="0" w:space="0" w:color="auto"/>
                    <w:left w:val="none" w:sz="0" w:space="0" w:color="auto"/>
                    <w:bottom w:val="none" w:sz="0" w:space="0" w:color="auto"/>
                    <w:right w:val="none" w:sz="0" w:space="0" w:color="auto"/>
                  </w:divBdr>
                  <w:divsChild>
                    <w:div w:id="94543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390118">
          <w:marLeft w:val="0"/>
          <w:marRight w:val="0"/>
          <w:marTop w:val="0"/>
          <w:marBottom w:val="171"/>
          <w:divBdr>
            <w:top w:val="none" w:sz="0" w:space="0" w:color="auto"/>
            <w:left w:val="none" w:sz="0" w:space="0" w:color="auto"/>
            <w:bottom w:val="none" w:sz="0" w:space="0" w:color="auto"/>
            <w:right w:val="none" w:sz="0" w:space="0" w:color="auto"/>
          </w:divBdr>
          <w:divsChild>
            <w:div w:id="123810422">
              <w:marLeft w:val="0"/>
              <w:marRight w:val="0"/>
              <w:marTop w:val="0"/>
              <w:marBottom w:val="0"/>
              <w:divBdr>
                <w:top w:val="none" w:sz="0" w:space="0" w:color="auto"/>
                <w:left w:val="none" w:sz="0" w:space="0" w:color="auto"/>
                <w:bottom w:val="none" w:sz="0" w:space="0" w:color="auto"/>
                <w:right w:val="none" w:sz="0" w:space="0" w:color="auto"/>
              </w:divBdr>
              <w:divsChild>
                <w:div w:id="516500450">
                  <w:marLeft w:val="0"/>
                  <w:marRight w:val="0"/>
                  <w:marTop w:val="205"/>
                  <w:marBottom w:val="273"/>
                  <w:divBdr>
                    <w:top w:val="none" w:sz="0" w:space="0" w:color="auto"/>
                    <w:left w:val="none" w:sz="0" w:space="0" w:color="auto"/>
                    <w:bottom w:val="none" w:sz="0" w:space="0" w:color="auto"/>
                    <w:right w:val="none" w:sz="0" w:space="0" w:color="auto"/>
                  </w:divBdr>
                  <w:divsChild>
                    <w:div w:id="51172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725116">
          <w:marLeft w:val="0"/>
          <w:marRight w:val="0"/>
          <w:marTop w:val="0"/>
          <w:marBottom w:val="171"/>
          <w:divBdr>
            <w:top w:val="none" w:sz="0" w:space="0" w:color="auto"/>
            <w:left w:val="none" w:sz="0" w:space="0" w:color="auto"/>
            <w:bottom w:val="none" w:sz="0" w:space="0" w:color="auto"/>
            <w:right w:val="none" w:sz="0" w:space="0" w:color="auto"/>
          </w:divBdr>
          <w:divsChild>
            <w:div w:id="334503325">
              <w:marLeft w:val="0"/>
              <w:marRight w:val="0"/>
              <w:marTop w:val="0"/>
              <w:marBottom w:val="0"/>
              <w:divBdr>
                <w:top w:val="none" w:sz="0" w:space="0" w:color="auto"/>
                <w:left w:val="none" w:sz="0" w:space="0" w:color="auto"/>
                <w:bottom w:val="none" w:sz="0" w:space="0" w:color="auto"/>
                <w:right w:val="none" w:sz="0" w:space="0" w:color="auto"/>
              </w:divBdr>
            </w:div>
            <w:div w:id="223879854">
              <w:marLeft w:val="0"/>
              <w:marRight w:val="0"/>
              <w:marTop w:val="0"/>
              <w:marBottom w:val="0"/>
              <w:divBdr>
                <w:top w:val="none" w:sz="0" w:space="0" w:color="auto"/>
                <w:left w:val="none" w:sz="0" w:space="0" w:color="auto"/>
                <w:bottom w:val="none" w:sz="0" w:space="0" w:color="auto"/>
                <w:right w:val="none" w:sz="0" w:space="0" w:color="auto"/>
              </w:divBdr>
              <w:divsChild>
                <w:div w:id="1492214474">
                  <w:marLeft w:val="0"/>
                  <w:marRight w:val="0"/>
                  <w:marTop w:val="205"/>
                  <w:marBottom w:val="273"/>
                  <w:divBdr>
                    <w:top w:val="none" w:sz="0" w:space="0" w:color="auto"/>
                    <w:left w:val="none" w:sz="0" w:space="0" w:color="auto"/>
                    <w:bottom w:val="none" w:sz="0" w:space="0" w:color="auto"/>
                    <w:right w:val="none" w:sz="0" w:space="0" w:color="auto"/>
                  </w:divBdr>
                  <w:divsChild>
                    <w:div w:id="76712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317213">
          <w:marLeft w:val="0"/>
          <w:marRight w:val="0"/>
          <w:marTop w:val="0"/>
          <w:marBottom w:val="171"/>
          <w:divBdr>
            <w:top w:val="none" w:sz="0" w:space="0" w:color="auto"/>
            <w:left w:val="none" w:sz="0" w:space="0" w:color="auto"/>
            <w:bottom w:val="none" w:sz="0" w:space="0" w:color="auto"/>
            <w:right w:val="none" w:sz="0" w:space="0" w:color="auto"/>
          </w:divBdr>
          <w:divsChild>
            <w:div w:id="635373162">
              <w:marLeft w:val="0"/>
              <w:marRight w:val="0"/>
              <w:marTop w:val="0"/>
              <w:marBottom w:val="0"/>
              <w:divBdr>
                <w:top w:val="none" w:sz="0" w:space="0" w:color="auto"/>
                <w:left w:val="none" w:sz="0" w:space="0" w:color="auto"/>
                <w:bottom w:val="none" w:sz="0" w:space="0" w:color="auto"/>
                <w:right w:val="none" w:sz="0" w:space="0" w:color="auto"/>
              </w:divBdr>
            </w:div>
            <w:div w:id="1096485159">
              <w:marLeft w:val="0"/>
              <w:marRight w:val="0"/>
              <w:marTop w:val="0"/>
              <w:marBottom w:val="0"/>
              <w:divBdr>
                <w:top w:val="none" w:sz="0" w:space="0" w:color="auto"/>
                <w:left w:val="none" w:sz="0" w:space="0" w:color="auto"/>
                <w:bottom w:val="none" w:sz="0" w:space="0" w:color="auto"/>
                <w:right w:val="none" w:sz="0" w:space="0" w:color="auto"/>
              </w:divBdr>
              <w:divsChild>
                <w:div w:id="65304336">
                  <w:marLeft w:val="0"/>
                  <w:marRight w:val="0"/>
                  <w:marTop w:val="205"/>
                  <w:marBottom w:val="273"/>
                  <w:divBdr>
                    <w:top w:val="none" w:sz="0" w:space="0" w:color="auto"/>
                    <w:left w:val="none" w:sz="0" w:space="0" w:color="auto"/>
                    <w:bottom w:val="none" w:sz="0" w:space="0" w:color="auto"/>
                    <w:right w:val="none" w:sz="0" w:space="0" w:color="auto"/>
                  </w:divBdr>
                  <w:divsChild>
                    <w:div w:id="19693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341412">
      <w:bodyDiv w:val="1"/>
      <w:marLeft w:val="0"/>
      <w:marRight w:val="0"/>
      <w:marTop w:val="0"/>
      <w:marBottom w:val="0"/>
      <w:divBdr>
        <w:top w:val="none" w:sz="0" w:space="0" w:color="auto"/>
        <w:left w:val="none" w:sz="0" w:space="0" w:color="auto"/>
        <w:bottom w:val="none" w:sz="0" w:space="0" w:color="auto"/>
        <w:right w:val="none" w:sz="0" w:space="0" w:color="auto"/>
      </w:divBdr>
    </w:div>
    <w:div w:id="653803270">
      <w:bodyDiv w:val="1"/>
      <w:marLeft w:val="0"/>
      <w:marRight w:val="0"/>
      <w:marTop w:val="0"/>
      <w:marBottom w:val="0"/>
      <w:divBdr>
        <w:top w:val="none" w:sz="0" w:space="0" w:color="auto"/>
        <w:left w:val="none" w:sz="0" w:space="0" w:color="auto"/>
        <w:bottom w:val="none" w:sz="0" w:space="0" w:color="auto"/>
        <w:right w:val="none" w:sz="0" w:space="0" w:color="auto"/>
      </w:divBdr>
      <w:divsChild>
        <w:div w:id="464353415">
          <w:marLeft w:val="0"/>
          <w:marRight w:val="0"/>
          <w:marTop w:val="0"/>
          <w:marBottom w:val="171"/>
          <w:divBdr>
            <w:top w:val="none" w:sz="0" w:space="0" w:color="auto"/>
            <w:left w:val="none" w:sz="0" w:space="0" w:color="auto"/>
            <w:bottom w:val="none" w:sz="0" w:space="0" w:color="auto"/>
            <w:right w:val="none" w:sz="0" w:space="0" w:color="auto"/>
          </w:divBdr>
          <w:divsChild>
            <w:div w:id="245193211">
              <w:marLeft w:val="0"/>
              <w:marRight w:val="0"/>
              <w:marTop w:val="0"/>
              <w:marBottom w:val="0"/>
              <w:divBdr>
                <w:top w:val="none" w:sz="0" w:space="0" w:color="auto"/>
                <w:left w:val="none" w:sz="0" w:space="0" w:color="auto"/>
                <w:bottom w:val="none" w:sz="0" w:space="0" w:color="auto"/>
                <w:right w:val="none" w:sz="0" w:space="0" w:color="auto"/>
              </w:divBdr>
              <w:divsChild>
                <w:div w:id="990402650">
                  <w:marLeft w:val="0"/>
                  <w:marRight w:val="0"/>
                  <w:marTop w:val="205"/>
                  <w:marBottom w:val="273"/>
                  <w:divBdr>
                    <w:top w:val="none" w:sz="0" w:space="0" w:color="auto"/>
                    <w:left w:val="none" w:sz="0" w:space="0" w:color="auto"/>
                    <w:bottom w:val="none" w:sz="0" w:space="0" w:color="auto"/>
                    <w:right w:val="none" w:sz="0" w:space="0" w:color="auto"/>
                  </w:divBdr>
                  <w:divsChild>
                    <w:div w:id="181424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583456">
          <w:marLeft w:val="0"/>
          <w:marRight w:val="0"/>
          <w:marTop w:val="0"/>
          <w:marBottom w:val="171"/>
          <w:divBdr>
            <w:top w:val="none" w:sz="0" w:space="0" w:color="auto"/>
            <w:left w:val="none" w:sz="0" w:space="0" w:color="auto"/>
            <w:bottom w:val="none" w:sz="0" w:space="0" w:color="auto"/>
            <w:right w:val="none" w:sz="0" w:space="0" w:color="auto"/>
          </w:divBdr>
          <w:divsChild>
            <w:div w:id="82576502">
              <w:marLeft w:val="0"/>
              <w:marRight w:val="0"/>
              <w:marTop w:val="0"/>
              <w:marBottom w:val="0"/>
              <w:divBdr>
                <w:top w:val="none" w:sz="0" w:space="0" w:color="auto"/>
                <w:left w:val="none" w:sz="0" w:space="0" w:color="auto"/>
                <w:bottom w:val="none" w:sz="0" w:space="0" w:color="auto"/>
                <w:right w:val="none" w:sz="0" w:space="0" w:color="auto"/>
              </w:divBdr>
            </w:div>
            <w:div w:id="1728141446">
              <w:marLeft w:val="0"/>
              <w:marRight w:val="0"/>
              <w:marTop w:val="0"/>
              <w:marBottom w:val="0"/>
              <w:divBdr>
                <w:top w:val="none" w:sz="0" w:space="0" w:color="auto"/>
                <w:left w:val="none" w:sz="0" w:space="0" w:color="auto"/>
                <w:bottom w:val="none" w:sz="0" w:space="0" w:color="auto"/>
                <w:right w:val="none" w:sz="0" w:space="0" w:color="auto"/>
              </w:divBdr>
              <w:divsChild>
                <w:div w:id="421992466">
                  <w:marLeft w:val="0"/>
                  <w:marRight w:val="0"/>
                  <w:marTop w:val="205"/>
                  <w:marBottom w:val="273"/>
                  <w:divBdr>
                    <w:top w:val="none" w:sz="0" w:space="0" w:color="auto"/>
                    <w:left w:val="none" w:sz="0" w:space="0" w:color="auto"/>
                    <w:bottom w:val="none" w:sz="0" w:space="0" w:color="auto"/>
                    <w:right w:val="none" w:sz="0" w:space="0" w:color="auto"/>
                  </w:divBdr>
                  <w:divsChild>
                    <w:div w:id="44762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229443">
          <w:marLeft w:val="0"/>
          <w:marRight w:val="0"/>
          <w:marTop w:val="0"/>
          <w:marBottom w:val="171"/>
          <w:divBdr>
            <w:top w:val="none" w:sz="0" w:space="0" w:color="auto"/>
            <w:left w:val="none" w:sz="0" w:space="0" w:color="auto"/>
            <w:bottom w:val="none" w:sz="0" w:space="0" w:color="auto"/>
            <w:right w:val="none" w:sz="0" w:space="0" w:color="auto"/>
          </w:divBdr>
          <w:divsChild>
            <w:div w:id="746196504">
              <w:marLeft w:val="0"/>
              <w:marRight w:val="0"/>
              <w:marTop w:val="0"/>
              <w:marBottom w:val="0"/>
              <w:divBdr>
                <w:top w:val="none" w:sz="0" w:space="0" w:color="auto"/>
                <w:left w:val="none" w:sz="0" w:space="0" w:color="auto"/>
                <w:bottom w:val="none" w:sz="0" w:space="0" w:color="auto"/>
                <w:right w:val="none" w:sz="0" w:space="0" w:color="auto"/>
              </w:divBdr>
            </w:div>
            <w:div w:id="357852900">
              <w:marLeft w:val="0"/>
              <w:marRight w:val="0"/>
              <w:marTop w:val="0"/>
              <w:marBottom w:val="0"/>
              <w:divBdr>
                <w:top w:val="none" w:sz="0" w:space="0" w:color="auto"/>
                <w:left w:val="none" w:sz="0" w:space="0" w:color="auto"/>
                <w:bottom w:val="none" w:sz="0" w:space="0" w:color="auto"/>
                <w:right w:val="none" w:sz="0" w:space="0" w:color="auto"/>
              </w:divBdr>
              <w:divsChild>
                <w:div w:id="195124438">
                  <w:marLeft w:val="0"/>
                  <w:marRight w:val="0"/>
                  <w:marTop w:val="205"/>
                  <w:marBottom w:val="273"/>
                  <w:divBdr>
                    <w:top w:val="none" w:sz="0" w:space="0" w:color="auto"/>
                    <w:left w:val="none" w:sz="0" w:space="0" w:color="auto"/>
                    <w:bottom w:val="none" w:sz="0" w:space="0" w:color="auto"/>
                    <w:right w:val="none" w:sz="0" w:space="0" w:color="auto"/>
                  </w:divBdr>
                  <w:divsChild>
                    <w:div w:id="79641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625230">
          <w:marLeft w:val="0"/>
          <w:marRight w:val="0"/>
          <w:marTop w:val="0"/>
          <w:marBottom w:val="171"/>
          <w:divBdr>
            <w:top w:val="none" w:sz="0" w:space="0" w:color="auto"/>
            <w:left w:val="none" w:sz="0" w:space="0" w:color="auto"/>
            <w:bottom w:val="none" w:sz="0" w:space="0" w:color="auto"/>
            <w:right w:val="none" w:sz="0" w:space="0" w:color="auto"/>
          </w:divBdr>
          <w:divsChild>
            <w:div w:id="1213537870">
              <w:marLeft w:val="0"/>
              <w:marRight w:val="0"/>
              <w:marTop w:val="0"/>
              <w:marBottom w:val="0"/>
              <w:divBdr>
                <w:top w:val="none" w:sz="0" w:space="0" w:color="auto"/>
                <w:left w:val="none" w:sz="0" w:space="0" w:color="auto"/>
                <w:bottom w:val="none" w:sz="0" w:space="0" w:color="auto"/>
                <w:right w:val="none" w:sz="0" w:space="0" w:color="auto"/>
              </w:divBdr>
            </w:div>
            <w:div w:id="1999336901">
              <w:marLeft w:val="0"/>
              <w:marRight w:val="0"/>
              <w:marTop w:val="0"/>
              <w:marBottom w:val="0"/>
              <w:divBdr>
                <w:top w:val="none" w:sz="0" w:space="0" w:color="auto"/>
                <w:left w:val="none" w:sz="0" w:space="0" w:color="auto"/>
                <w:bottom w:val="none" w:sz="0" w:space="0" w:color="auto"/>
                <w:right w:val="none" w:sz="0" w:space="0" w:color="auto"/>
              </w:divBdr>
              <w:divsChild>
                <w:div w:id="1096830557">
                  <w:marLeft w:val="0"/>
                  <w:marRight w:val="0"/>
                  <w:marTop w:val="205"/>
                  <w:marBottom w:val="273"/>
                  <w:divBdr>
                    <w:top w:val="none" w:sz="0" w:space="0" w:color="auto"/>
                    <w:left w:val="none" w:sz="0" w:space="0" w:color="auto"/>
                    <w:bottom w:val="none" w:sz="0" w:space="0" w:color="auto"/>
                    <w:right w:val="none" w:sz="0" w:space="0" w:color="auto"/>
                  </w:divBdr>
                  <w:divsChild>
                    <w:div w:id="95633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588198">
          <w:marLeft w:val="0"/>
          <w:marRight w:val="0"/>
          <w:marTop w:val="0"/>
          <w:marBottom w:val="171"/>
          <w:divBdr>
            <w:top w:val="none" w:sz="0" w:space="0" w:color="auto"/>
            <w:left w:val="none" w:sz="0" w:space="0" w:color="auto"/>
            <w:bottom w:val="none" w:sz="0" w:space="0" w:color="auto"/>
            <w:right w:val="none" w:sz="0" w:space="0" w:color="auto"/>
          </w:divBdr>
          <w:divsChild>
            <w:div w:id="897669742">
              <w:marLeft w:val="0"/>
              <w:marRight w:val="0"/>
              <w:marTop w:val="0"/>
              <w:marBottom w:val="0"/>
              <w:divBdr>
                <w:top w:val="none" w:sz="0" w:space="0" w:color="auto"/>
                <w:left w:val="none" w:sz="0" w:space="0" w:color="auto"/>
                <w:bottom w:val="none" w:sz="0" w:space="0" w:color="auto"/>
                <w:right w:val="none" w:sz="0" w:space="0" w:color="auto"/>
              </w:divBdr>
            </w:div>
            <w:div w:id="2107454515">
              <w:marLeft w:val="0"/>
              <w:marRight w:val="0"/>
              <w:marTop w:val="0"/>
              <w:marBottom w:val="0"/>
              <w:divBdr>
                <w:top w:val="none" w:sz="0" w:space="0" w:color="auto"/>
                <w:left w:val="none" w:sz="0" w:space="0" w:color="auto"/>
                <w:bottom w:val="none" w:sz="0" w:space="0" w:color="auto"/>
                <w:right w:val="none" w:sz="0" w:space="0" w:color="auto"/>
              </w:divBdr>
              <w:divsChild>
                <w:div w:id="921838267">
                  <w:marLeft w:val="0"/>
                  <w:marRight w:val="0"/>
                  <w:marTop w:val="205"/>
                  <w:marBottom w:val="273"/>
                  <w:divBdr>
                    <w:top w:val="none" w:sz="0" w:space="0" w:color="auto"/>
                    <w:left w:val="none" w:sz="0" w:space="0" w:color="auto"/>
                    <w:bottom w:val="none" w:sz="0" w:space="0" w:color="auto"/>
                    <w:right w:val="none" w:sz="0" w:space="0" w:color="auto"/>
                  </w:divBdr>
                  <w:divsChild>
                    <w:div w:id="105122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20716">
          <w:marLeft w:val="0"/>
          <w:marRight w:val="0"/>
          <w:marTop w:val="0"/>
          <w:marBottom w:val="171"/>
          <w:divBdr>
            <w:top w:val="none" w:sz="0" w:space="0" w:color="auto"/>
            <w:left w:val="none" w:sz="0" w:space="0" w:color="auto"/>
            <w:bottom w:val="none" w:sz="0" w:space="0" w:color="auto"/>
            <w:right w:val="none" w:sz="0" w:space="0" w:color="auto"/>
          </w:divBdr>
          <w:divsChild>
            <w:div w:id="1470904461">
              <w:marLeft w:val="0"/>
              <w:marRight w:val="0"/>
              <w:marTop w:val="0"/>
              <w:marBottom w:val="0"/>
              <w:divBdr>
                <w:top w:val="none" w:sz="0" w:space="0" w:color="auto"/>
                <w:left w:val="none" w:sz="0" w:space="0" w:color="auto"/>
                <w:bottom w:val="none" w:sz="0" w:space="0" w:color="auto"/>
                <w:right w:val="none" w:sz="0" w:space="0" w:color="auto"/>
              </w:divBdr>
            </w:div>
            <w:div w:id="892351509">
              <w:marLeft w:val="0"/>
              <w:marRight w:val="0"/>
              <w:marTop w:val="0"/>
              <w:marBottom w:val="0"/>
              <w:divBdr>
                <w:top w:val="none" w:sz="0" w:space="0" w:color="auto"/>
                <w:left w:val="none" w:sz="0" w:space="0" w:color="auto"/>
                <w:bottom w:val="none" w:sz="0" w:space="0" w:color="auto"/>
                <w:right w:val="none" w:sz="0" w:space="0" w:color="auto"/>
              </w:divBdr>
              <w:divsChild>
                <w:div w:id="1997370674">
                  <w:marLeft w:val="0"/>
                  <w:marRight w:val="0"/>
                  <w:marTop w:val="205"/>
                  <w:marBottom w:val="273"/>
                  <w:divBdr>
                    <w:top w:val="none" w:sz="0" w:space="0" w:color="auto"/>
                    <w:left w:val="none" w:sz="0" w:space="0" w:color="auto"/>
                    <w:bottom w:val="none" w:sz="0" w:space="0" w:color="auto"/>
                    <w:right w:val="none" w:sz="0" w:space="0" w:color="auto"/>
                  </w:divBdr>
                  <w:divsChild>
                    <w:div w:id="57254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424273">
          <w:marLeft w:val="0"/>
          <w:marRight w:val="0"/>
          <w:marTop w:val="0"/>
          <w:marBottom w:val="171"/>
          <w:divBdr>
            <w:top w:val="none" w:sz="0" w:space="0" w:color="auto"/>
            <w:left w:val="none" w:sz="0" w:space="0" w:color="auto"/>
            <w:bottom w:val="none" w:sz="0" w:space="0" w:color="auto"/>
            <w:right w:val="none" w:sz="0" w:space="0" w:color="auto"/>
          </w:divBdr>
          <w:divsChild>
            <w:div w:id="2100636385">
              <w:marLeft w:val="0"/>
              <w:marRight w:val="0"/>
              <w:marTop w:val="0"/>
              <w:marBottom w:val="0"/>
              <w:divBdr>
                <w:top w:val="none" w:sz="0" w:space="0" w:color="auto"/>
                <w:left w:val="none" w:sz="0" w:space="0" w:color="auto"/>
                <w:bottom w:val="none" w:sz="0" w:space="0" w:color="auto"/>
                <w:right w:val="none" w:sz="0" w:space="0" w:color="auto"/>
              </w:divBdr>
              <w:divsChild>
                <w:div w:id="479808384">
                  <w:marLeft w:val="0"/>
                  <w:marRight w:val="0"/>
                  <w:marTop w:val="205"/>
                  <w:marBottom w:val="273"/>
                  <w:divBdr>
                    <w:top w:val="none" w:sz="0" w:space="0" w:color="auto"/>
                    <w:left w:val="none" w:sz="0" w:space="0" w:color="auto"/>
                    <w:bottom w:val="none" w:sz="0" w:space="0" w:color="auto"/>
                    <w:right w:val="none" w:sz="0" w:space="0" w:color="auto"/>
                  </w:divBdr>
                  <w:divsChild>
                    <w:div w:id="175068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376675">
          <w:marLeft w:val="0"/>
          <w:marRight w:val="0"/>
          <w:marTop w:val="0"/>
          <w:marBottom w:val="171"/>
          <w:divBdr>
            <w:top w:val="none" w:sz="0" w:space="0" w:color="auto"/>
            <w:left w:val="none" w:sz="0" w:space="0" w:color="auto"/>
            <w:bottom w:val="none" w:sz="0" w:space="0" w:color="auto"/>
            <w:right w:val="none" w:sz="0" w:space="0" w:color="auto"/>
          </w:divBdr>
          <w:divsChild>
            <w:div w:id="1473909265">
              <w:marLeft w:val="0"/>
              <w:marRight w:val="0"/>
              <w:marTop w:val="0"/>
              <w:marBottom w:val="0"/>
              <w:divBdr>
                <w:top w:val="none" w:sz="0" w:space="0" w:color="auto"/>
                <w:left w:val="none" w:sz="0" w:space="0" w:color="auto"/>
                <w:bottom w:val="none" w:sz="0" w:space="0" w:color="auto"/>
                <w:right w:val="none" w:sz="0" w:space="0" w:color="auto"/>
              </w:divBdr>
            </w:div>
            <w:div w:id="492569978">
              <w:marLeft w:val="0"/>
              <w:marRight w:val="0"/>
              <w:marTop w:val="0"/>
              <w:marBottom w:val="0"/>
              <w:divBdr>
                <w:top w:val="none" w:sz="0" w:space="0" w:color="auto"/>
                <w:left w:val="none" w:sz="0" w:space="0" w:color="auto"/>
                <w:bottom w:val="none" w:sz="0" w:space="0" w:color="auto"/>
                <w:right w:val="none" w:sz="0" w:space="0" w:color="auto"/>
              </w:divBdr>
              <w:divsChild>
                <w:div w:id="1341201561">
                  <w:marLeft w:val="0"/>
                  <w:marRight w:val="0"/>
                  <w:marTop w:val="205"/>
                  <w:marBottom w:val="273"/>
                  <w:divBdr>
                    <w:top w:val="none" w:sz="0" w:space="0" w:color="auto"/>
                    <w:left w:val="none" w:sz="0" w:space="0" w:color="auto"/>
                    <w:bottom w:val="none" w:sz="0" w:space="0" w:color="auto"/>
                    <w:right w:val="none" w:sz="0" w:space="0" w:color="auto"/>
                  </w:divBdr>
                  <w:divsChild>
                    <w:div w:id="62214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580567">
          <w:marLeft w:val="0"/>
          <w:marRight w:val="0"/>
          <w:marTop w:val="0"/>
          <w:marBottom w:val="171"/>
          <w:divBdr>
            <w:top w:val="none" w:sz="0" w:space="0" w:color="auto"/>
            <w:left w:val="none" w:sz="0" w:space="0" w:color="auto"/>
            <w:bottom w:val="none" w:sz="0" w:space="0" w:color="auto"/>
            <w:right w:val="none" w:sz="0" w:space="0" w:color="auto"/>
          </w:divBdr>
          <w:divsChild>
            <w:div w:id="54940239">
              <w:marLeft w:val="0"/>
              <w:marRight w:val="0"/>
              <w:marTop w:val="0"/>
              <w:marBottom w:val="0"/>
              <w:divBdr>
                <w:top w:val="none" w:sz="0" w:space="0" w:color="auto"/>
                <w:left w:val="none" w:sz="0" w:space="0" w:color="auto"/>
                <w:bottom w:val="none" w:sz="0" w:space="0" w:color="auto"/>
                <w:right w:val="none" w:sz="0" w:space="0" w:color="auto"/>
              </w:divBdr>
            </w:div>
            <w:div w:id="1928465173">
              <w:marLeft w:val="0"/>
              <w:marRight w:val="0"/>
              <w:marTop w:val="0"/>
              <w:marBottom w:val="0"/>
              <w:divBdr>
                <w:top w:val="none" w:sz="0" w:space="0" w:color="auto"/>
                <w:left w:val="none" w:sz="0" w:space="0" w:color="auto"/>
                <w:bottom w:val="none" w:sz="0" w:space="0" w:color="auto"/>
                <w:right w:val="none" w:sz="0" w:space="0" w:color="auto"/>
              </w:divBdr>
              <w:divsChild>
                <w:div w:id="197086310">
                  <w:marLeft w:val="0"/>
                  <w:marRight w:val="0"/>
                  <w:marTop w:val="205"/>
                  <w:marBottom w:val="273"/>
                  <w:divBdr>
                    <w:top w:val="none" w:sz="0" w:space="0" w:color="auto"/>
                    <w:left w:val="none" w:sz="0" w:space="0" w:color="auto"/>
                    <w:bottom w:val="none" w:sz="0" w:space="0" w:color="auto"/>
                    <w:right w:val="none" w:sz="0" w:space="0" w:color="auto"/>
                  </w:divBdr>
                  <w:divsChild>
                    <w:div w:id="127798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625396">
          <w:marLeft w:val="0"/>
          <w:marRight w:val="0"/>
          <w:marTop w:val="0"/>
          <w:marBottom w:val="171"/>
          <w:divBdr>
            <w:top w:val="none" w:sz="0" w:space="0" w:color="auto"/>
            <w:left w:val="none" w:sz="0" w:space="0" w:color="auto"/>
            <w:bottom w:val="none" w:sz="0" w:space="0" w:color="auto"/>
            <w:right w:val="none" w:sz="0" w:space="0" w:color="auto"/>
          </w:divBdr>
          <w:divsChild>
            <w:div w:id="654259064">
              <w:marLeft w:val="0"/>
              <w:marRight w:val="0"/>
              <w:marTop w:val="0"/>
              <w:marBottom w:val="0"/>
              <w:divBdr>
                <w:top w:val="none" w:sz="0" w:space="0" w:color="auto"/>
                <w:left w:val="none" w:sz="0" w:space="0" w:color="auto"/>
                <w:bottom w:val="none" w:sz="0" w:space="0" w:color="auto"/>
                <w:right w:val="none" w:sz="0" w:space="0" w:color="auto"/>
              </w:divBdr>
              <w:divsChild>
                <w:div w:id="18170552">
                  <w:marLeft w:val="0"/>
                  <w:marRight w:val="0"/>
                  <w:marTop w:val="205"/>
                  <w:marBottom w:val="273"/>
                  <w:divBdr>
                    <w:top w:val="none" w:sz="0" w:space="0" w:color="auto"/>
                    <w:left w:val="none" w:sz="0" w:space="0" w:color="auto"/>
                    <w:bottom w:val="none" w:sz="0" w:space="0" w:color="auto"/>
                    <w:right w:val="none" w:sz="0" w:space="0" w:color="auto"/>
                  </w:divBdr>
                  <w:divsChild>
                    <w:div w:id="127914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906823">
      <w:bodyDiv w:val="1"/>
      <w:marLeft w:val="0"/>
      <w:marRight w:val="0"/>
      <w:marTop w:val="0"/>
      <w:marBottom w:val="0"/>
      <w:divBdr>
        <w:top w:val="none" w:sz="0" w:space="0" w:color="auto"/>
        <w:left w:val="none" w:sz="0" w:space="0" w:color="auto"/>
        <w:bottom w:val="none" w:sz="0" w:space="0" w:color="auto"/>
        <w:right w:val="none" w:sz="0" w:space="0" w:color="auto"/>
      </w:divBdr>
    </w:div>
    <w:div w:id="1193762350">
      <w:bodyDiv w:val="1"/>
      <w:marLeft w:val="0"/>
      <w:marRight w:val="0"/>
      <w:marTop w:val="0"/>
      <w:marBottom w:val="0"/>
      <w:divBdr>
        <w:top w:val="none" w:sz="0" w:space="0" w:color="auto"/>
        <w:left w:val="none" w:sz="0" w:space="0" w:color="auto"/>
        <w:bottom w:val="none" w:sz="0" w:space="0" w:color="auto"/>
        <w:right w:val="none" w:sz="0" w:space="0" w:color="auto"/>
      </w:divBdr>
    </w:div>
    <w:div w:id="1300648194">
      <w:bodyDiv w:val="1"/>
      <w:marLeft w:val="0"/>
      <w:marRight w:val="0"/>
      <w:marTop w:val="0"/>
      <w:marBottom w:val="0"/>
      <w:divBdr>
        <w:top w:val="none" w:sz="0" w:space="0" w:color="auto"/>
        <w:left w:val="none" w:sz="0" w:space="0" w:color="auto"/>
        <w:bottom w:val="none" w:sz="0" w:space="0" w:color="auto"/>
        <w:right w:val="none" w:sz="0" w:space="0" w:color="auto"/>
      </w:divBdr>
      <w:divsChild>
        <w:div w:id="1126268874">
          <w:marLeft w:val="0"/>
          <w:marRight w:val="0"/>
          <w:marTop w:val="0"/>
          <w:marBottom w:val="171"/>
          <w:divBdr>
            <w:top w:val="none" w:sz="0" w:space="0" w:color="auto"/>
            <w:left w:val="none" w:sz="0" w:space="0" w:color="auto"/>
            <w:bottom w:val="none" w:sz="0" w:space="0" w:color="auto"/>
            <w:right w:val="none" w:sz="0" w:space="0" w:color="auto"/>
          </w:divBdr>
          <w:divsChild>
            <w:div w:id="535627915">
              <w:marLeft w:val="0"/>
              <w:marRight w:val="0"/>
              <w:marTop w:val="0"/>
              <w:marBottom w:val="0"/>
              <w:divBdr>
                <w:top w:val="none" w:sz="0" w:space="0" w:color="auto"/>
                <w:left w:val="none" w:sz="0" w:space="0" w:color="auto"/>
                <w:bottom w:val="none" w:sz="0" w:space="0" w:color="auto"/>
                <w:right w:val="none" w:sz="0" w:space="0" w:color="auto"/>
              </w:divBdr>
              <w:divsChild>
                <w:div w:id="433288931">
                  <w:marLeft w:val="0"/>
                  <w:marRight w:val="0"/>
                  <w:marTop w:val="205"/>
                  <w:marBottom w:val="273"/>
                  <w:divBdr>
                    <w:top w:val="none" w:sz="0" w:space="0" w:color="auto"/>
                    <w:left w:val="none" w:sz="0" w:space="0" w:color="auto"/>
                    <w:bottom w:val="none" w:sz="0" w:space="0" w:color="auto"/>
                    <w:right w:val="none" w:sz="0" w:space="0" w:color="auto"/>
                  </w:divBdr>
                  <w:divsChild>
                    <w:div w:id="105311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532302">
          <w:marLeft w:val="0"/>
          <w:marRight w:val="0"/>
          <w:marTop w:val="0"/>
          <w:marBottom w:val="171"/>
          <w:divBdr>
            <w:top w:val="none" w:sz="0" w:space="0" w:color="auto"/>
            <w:left w:val="none" w:sz="0" w:space="0" w:color="auto"/>
            <w:bottom w:val="none" w:sz="0" w:space="0" w:color="auto"/>
            <w:right w:val="none" w:sz="0" w:space="0" w:color="auto"/>
          </w:divBdr>
          <w:divsChild>
            <w:div w:id="971446403">
              <w:marLeft w:val="0"/>
              <w:marRight w:val="0"/>
              <w:marTop w:val="0"/>
              <w:marBottom w:val="0"/>
              <w:divBdr>
                <w:top w:val="none" w:sz="0" w:space="0" w:color="auto"/>
                <w:left w:val="none" w:sz="0" w:space="0" w:color="auto"/>
                <w:bottom w:val="none" w:sz="0" w:space="0" w:color="auto"/>
                <w:right w:val="none" w:sz="0" w:space="0" w:color="auto"/>
              </w:divBdr>
              <w:divsChild>
                <w:div w:id="1495025594">
                  <w:marLeft w:val="0"/>
                  <w:marRight w:val="0"/>
                  <w:marTop w:val="205"/>
                  <w:marBottom w:val="273"/>
                  <w:divBdr>
                    <w:top w:val="none" w:sz="0" w:space="0" w:color="auto"/>
                    <w:left w:val="none" w:sz="0" w:space="0" w:color="auto"/>
                    <w:bottom w:val="none" w:sz="0" w:space="0" w:color="auto"/>
                    <w:right w:val="none" w:sz="0" w:space="0" w:color="auto"/>
                  </w:divBdr>
                  <w:divsChild>
                    <w:div w:id="55111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731744">
          <w:marLeft w:val="0"/>
          <w:marRight w:val="0"/>
          <w:marTop w:val="0"/>
          <w:marBottom w:val="171"/>
          <w:divBdr>
            <w:top w:val="none" w:sz="0" w:space="0" w:color="auto"/>
            <w:left w:val="none" w:sz="0" w:space="0" w:color="auto"/>
            <w:bottom w:val="none" w:sz="0" w:space="0" w:color="auto"/>
            <w:right w:val="none" w:sz="0" w:space="0" w:color="auto"/>
          </w:divBdr>
          <w:divsChild>
            <w:div w:id="212473851">
              <w:marLeft w:val="0"/>
              <w:marRight w:val="0"/>
              <w:marTop w:val="0"/>
              <w:marBottom w:val="0"/>
              <w:divBdr>
                <w:top w:val="none" w:sz="0" w:space="0" w:color="auto"/>
                <w:left w:val="none" w:sz="0" w:space="0" w:color="auto"/>
                <w:bottom w:val="none" w:sz="0" w:space="0" w:color="auto"/>
                <w:right w:val="none" w:sz="0" w:space="0" w:color="auto"/>
              </w:divBdr>
              <w:divsChild>
                <w:div w:id="2127961727">
                  <w:marLeft w:val="0"/>
                  <w:marRight w:val="0"/>
                  <w:marTop w:val="205"/>
                  <w:marBottom w:val="273"/>
                  <w:divBdr>
                    <w:top w:val="none" w:sz="0" w:space="0" w:color="auto"/>
                    <w:left w:val="none" w:sz="0" w:space="0" w:color="auto"/>
                    <w:bottom w:val="none" w:sz="0" w:space="0" w:color="auto"/>
                    <w:right w:val="none" w:sz="0" w:space="0" w:color="auto"/>
                  </w:divBdr>
                  <w:divsChild>
                    <w:div w:id="107659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997369">
          <w:marLeft w:val="0"/>
          <w:marRight w:val="0"/>
          <w:marTop w:val="0"/>
          <w:marBottom w:val="171"/>
          <w:divBdr>
            <w:top w:val="none" w:sz="0" w:space="0" w:color="auto"/>
            <w:left w:val="none" w:sz="0" w:space="0" w:color="auto"/>
            <w:bottom w:val="none" w:sz="0" w:space="0" w:color="auto"/>
            <w:right w:val="none" w:sz="0" w:space="0" w:color="auto"/>
          </w:divBdr>
          <w:divsChild>
            <w:div w:id="943153682">
              <w:marLeft w:val="0"/>
              <w:marRight w:val="0"/>
              <w:marTop w:val="0"/>
              <w:marBottom w:val="0"/>
              <w:divBdr>
                <w:top w:val="none" w:sz="0" w:space="0" w:color="auto"/>
                <w:left w:val="none" w:sz="0" w:space="0" w:color="auto"/>
                <w:bottom w:val="none" w:sz="0" w:space="0" w:color="auto"/>
                <w:right w:val="none" w:sz="0" w:space="0" w:color="auto"/>
              </w:divBdr>
              <w:divsChild>
                <w:div w:id="1332443750">
                  <w:marLeft w:val="0"/>
                  <w:marRight w:val="0"/>
                  <w:marTop w:val="205"/>
                  <w:marBottom w:val="273"/>
                  <w:divBdr>
                    <w:top w:val="none" w:sz="0" w:space="0" w:color="auto"/>
                    <w:left w:val="none" w:sz="0" w:space="0" w:color="auto"/>
                    <w:bottom w:val="none" w:sz="0" w:space="0" w:color="auto"/>
                    <w:right w:val="none" w:sz="0" w:space="0" w:color="auto"/>
                  </w:divBdr>
                  <w:divsChild>
                    <w:div w:id="60157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767508">
          <w:marLeft w:val="0"/>
          <w:marRight w:val="0"/>
          <w:marTop w:val="0"/>
          <w:marBottom w:val="171"/>
          <w:divBdr>
            <w:top w:val="none" w:sz="0" w:space="0" w:color="auto"/>
            <w:left w:val="none" w:sz="0" w:space="0" w:color="auto"/>
            <w:bottom w:val="none" w:sz="0" w:space="0" w:color="auto"/>
            <w:right w:val="none" w:sz="0" w:space="0" w:color="auto"/>
          </w:divBdr>
          <w:divsChild>
            <w:div w:id="66654691">
              <w:marLeft w:val="0"/>
              <w:marRight w:val="0"/>
              <w:marTop w:val="0"/>
              <w:marBottom w:val="0"/>
              <w:divBdr>
                <w:top w:val="none" w:sz="0" w:space="0" w:color="auto"/>
                <w:left w:val="none" w:sz="0" w:space="0" w:color="auto"/>
                <w:bottom w:val="none" w:sz="0" w:space="0" w:color="auto"/>
                <w:right w:val="none" w:sz="0" w:space="0" w:color="auto"/>
              </w:divBdr>
            </w:div>
            <w:div w:id="545142973">
              <w:marLeft w:val="0"/>
              <w:marRight w:val="0"/>
              <w:marTop w:val="0"/>
              <w:marBottom w:val="0"/>
              <w:divBdr>
                <w:top w:val="none" w:sz="0" w:space="0" w:color="auto"/>
                <w:left w:val="none" w:sz="0" w:space="0" w:color="auto"/>
                <w:bottom w:val="none" w:sz="0" w:space="0" w:color="auto"/>
                <w:right w:val="none" w:sz="0" w:space="0" w:color="auto"/>
              </w:divBdr>
              <w:divsChild>
                <w:div w:id="688946999">
                  <w:marLeft w:val="0"/>
                  <w:marRight w:val="0"/>
                  <w:marTop w:val="205"/>
                  <w:marBottom w:val="273"/>
                  <w:divBdr>
                    <w:top w:val="none" w:sz="0" w:space="0" w:color="auto"/>
                    <w:left w:val="none" w:sz="0" w:space="0" w:color="auto"/>
                    <w:bottom w:val="none" w:sz="0" w:space="0" w:color="auto"/>
                    <w:right w:val="none" w:sz="0" w:space="0" w:color="auto"/>
                  </w:divBdr>
                  <w:divsChild>
                    <w:div w:id="90688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582974">
      <w:bodyDiv w:val="1"/>
      <w:marLeft w:val="0"/>
      <w:marRight w:val="0"/>
      <w:marTop w:val="0"/>
      <w:marBottom w:val="0"/>
      <w:divBdr>
        <w:top w:val="none" w:sz="0" w:space="0" w:color="auto"/>
        <w:left w:val="none" w:sz="0" w:space="0" w:color="auto"/>
        <w:bottom w:val="none" w:sz="0" w:space="0" w:color="auto"/>
        <w:right w:val="none" w:sz="0" w:space="0" w:color="auto"/>
      </w:divBdr>
      <w:divsChild>
        <w:div w:id="1735157331">
          <w:marLeft w:val="0"/>
          <w:marRight w:val="0"/>
          <w:marTop w:val="0"/>
          <w:marBottom w:val="171"/>
          <w:divBdr>
            <w:top w:val="none" w:sz="0" w:space="0" w:color="auto"/>
            <w:left w:val="none" w:sz="0" w:space="0" w:color="auto"/>
            <w:bottom w:val="none" w:sz="0" w:space="0" w:color="auto"/>
            <w:right w:val="none" w:sz="0" w:space="0" w:color="auto"/>
          </w:divBdr>
          <w:divsChild>
            <w:div w:id="641421584">
              <w:marLeft w:val="0"/>
              <w:marRight w:val="0"/>
              <w:marTop w:val="0"/>
              <w:marBottom w:val="0"/>
              <w:divBdr>
                <w:top w:val="none" w:sz="0" w:space="0" w:color="auto"/>
                <w:left w:val="none" w:sz="0" w:space="0" w:color="auto"/>
                <w:bottom w:val="none" w:sz="0" w:space="0" w:color="auto"/>
                <w:right w:val="none" w:sz="0" w:space="0" w:color="auto"/>
              </w:divBdr>
              <w:divsChild>
                <w:div w:id="1678845642">
                  <w:marLeft w:val="0"/>
                  <w:marRight w:val="0"/>
                  <w:marTop w:val="205"/>
                  <w:marBottom w:val="273"/>
                  <w:divBdr>
                    <w:top w:val="none" w:sz="0" w:space="0" w:color="auto"/>
                    <w:left w:val="none" w:sz="0" w:space="0" w:color="auto"/>
                    <w:bottom w:val="none" w:sz="0" w:space="0" w:color="auto"/>
                    <w:right w:val="none" w:sz="0" w:space="0" w:color="auto"/>
                  </w:divBdr>
                  <w:divsChild>
                    <w:div w:id="84347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70518">
          <w:marLeft w:val="0"/>
          <w:marRight w:val="0"/>
          <w:marTop w:val="0"/>
          <w:marBottom w:val="171"/>
          <w:divBdr>
            <w:top w:val="none" w:sz="0" w:space="0" w:color="auto"/>
            <w:left w:val="none" w:sz="0" w:space="0" w:color="auto"/>
            <w:bottom w:val="none" w:sz="0" w:space="0" w:color="auto"/>
            <w:right w:val="none" w:sz="0" w:space="0" w:color="auto"/>
          </w:divBdr>
          <w:divsChild>
            <w:div w:id="871915479">
              <w:marLeft w:val="0"/>
              <w:marRight w:val="0"/>
              <w:marTop w:val="0"/>
              <w:marBottom w:val="0"/>
              <w:divBdr>
                <w:top w:val="none" w:sz="0" w:space="0" w:color="auto"/>
                <w:left w:val="none" w:sz="0" w:space="0" w:color="auto"/>
                <w:bottom w:val="none" w:sz="0" w:space="0" w:color="auto"/>
                <w:right w:val="none" w:sz="0" w:space="0" w:color="auto"/>
              </w:divBdr>
            </w:div>
            <w:div w:id="61685290">
              <w:marLeft w:val="0"/>
              <w:marRight w:val="0"/>
              <w:marTop w:val="0"/>
              <w:marBottom w:val="0"/>
              <w:divBdr>
                <w:top w:val="none" w:sz="0" w:space="0" w:color="auto"/>
                <w:left w:val="none" w:sz="0" w:space="0" w:color="auto"/>
                <w:bottom w:val="none" w:sz="0" w:space="0" w:color="auto"/>
                <w:right w:val="none" w:sz="0" w:space="0" w:color="auto"/>
              </w:divBdr>
              <w:divsChild>
                <w:div w:id="1327395061">
                  <w:marLeft w:val="0"/>
                  <w:marRight w:val="0"/>
                  <w:marTop w:val="205"/>
                  <w:marBottom w:val="273"/>
                  <w:divBdr>
                    <w:top w:val="none" w:sz="0" w:space="0" w:color="auto"/>
                    <w:left w:val="none" w:sz="0" w:space="0" w:color="auto"/>
                    <w:bottom w:val="none" w:sz="0" w:space="0" w:color="auto"/>
                    <w:right w:val="none" w:sz="0" w:space="0" w:color="auto"/>
                  </w:divBdr>
                  <w:divsChild>
                    <w:div w:id="149810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80521">
          <w:marLeft w:val="0"/>
          <w:marRight w:val="0"/>
          <w:marTop w:val="0"/>
          <w:marBottom w:val="171"/>
          <w:divBdr>
            <w:top w:val="none" w:sz="0" w:space="0" w:color="auto"/>
            <w:left w:val="none" w:sz="0" w:space="0" w:color="auto"/>
            <w:bottom w:val="none" w:sz="0" w:space="0" w:color="auto"/>
            <w:right w:val="none" w:sz="0" w:space="0" w:color="auto"/>
          </w:divBdr>
          <w:divsChild>
            <w:div w:id="989674730">
              <w:marLeft w:val="0"/>
              <w:marRight w:val="0"/>
              <w:marTop w:val="0"/>
              <w:marBottom w:val="0"/>
              <w:divBdr>
                <w:top w:val="none" w:sz="0" w:space="0" w:color="auto"/>
                <w:left w:val="none" w:sz="0" w:space="0" w:color="auto"/>
                <w:bottom w:val="none" w:sz="0" w:space="0" w:color="auto"/>
                <w:right w:val="none" w:sz="0" w:space="0" w:color="auto"/>
              </w:divBdr>
              <w:divsChild>
                <w:div w:id="567689889">
                  <w:marLeft w:val="0"/>
                  <w:marRight w:val="0"/>
                  <w:marTop w:val="205"/>
                  <w:marBottom w:val="273"/>
                  <w:divBdr>
                    <w:top w:val="none" w:sz="0" w:space="0" w:color="auto"/>
                    <w:left w:val="none" w:sz="0" w:space="0" w:color="auto"/>
                    <w:bottom w:val="none" w:sz="0" w:space="0" w:color="auto"/>
                    <w:right w:val="none" w:sz="0" w:space="0" w:color="auto"/>
                  </w:divBdr>
                  <w:divsChild>
                    <w:div w:id="48689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325702">
          <w:marLeft w:val="0"/>
          <w:marRight w:val="0"/>
          <w:marTop w:val="0"/>
          <w:marBottom w:val="171"/>
          <w:divBdr>
            <w:top w:val="none" w:sz="0" w:space="0" w:color="auto"/>
            <w:left w:val="none" w:sz="0" w:space="0" w:color="auto"/>
            <w:bottom w:val="none" w:sz="0" w:space="0" w:color="auto"/>
            <w:right w:val="none" w:sz="0" w:space="0" w:color="auto"/>
          </w:divBdr>
          <w:divsChild>
            <w:div w:id="1877812348">
              <w:marLeft w:val="0"/>
              <w:marRight w:val="0"/>
              <w:marTop w:val="0"/>
              <w:marBottom w:val="0"/>
              <w:divBdr>
                <w:top w:val="none" w:sz="0" w:space="0" w:color="auto"/>
                <w:left w:val="none" w:sz="0" w:space="0" w:color="auto"/>
                <w:bottom w:val="none" w:sz="0" w:space="0" w:color="auto"/>
                <w:right w:val="none" w:sz="0" w:space="0" w:color="auto"/>
              </w:divBdr>
            </w:div>
            <w:div w:id="962465385">
              <w:marLeft w:val="0"/>
              <w:marRight w:val="0"/>
              <w:marTop w:val="0"/>
              <w:marBottom w:val="0"/>
              <w:divBdr>
                <w:top w:val="none" w:sz="0" w:space="0" w:color="auto"/>
                <w:left w:val="none" w:sz="0" w:space="0" w:color="auto"/>
                <w:bottom w:val="none" w:sz="0" w:space="0" w:color="auto"/>
                <w:right w:val="none" w:sz="0" w:space="0" w:color="auto"/>
              </w:divBdr>
              <w:divsChild>
                <w:div w:id="474950927">
                  <w:marLeft w:val="0"/>
                  <w:marRight w:val="0"/>
                  <w:marTop w:val="205"/>
                  <w:marBottom w:val="273"/>
                  <w:divBdr>
                    <w:top w:val="none" w:sz="0" w:space="0" w:color="auto"/>
                    <w:left w:val="none" w:sz="0" w:space="0" w:color="auto"/>
                    <w:bottom w:val="none" w:sz="0" w:space="0" w:color="auto"/>
                    <w:right w:val="none" w:sz="0" w:space="0" w:color="auto"/>
                  </w:divBdr>
                  <w:divsChild>
                    <w:div w:id="118004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54065">
          <w:marLeft w:val="0"/>
          <w:marRight w:val="0"/>
          <w:marTop w:val="0"/>
          <w:marBottom w:val="171"/>
          <w:divBdr>
            <w:top w:val="none" w:sz="0" w:space="0" w:color="auto"/>
            <w:left w:val="none" w:sz="0" w:space="0" w:color="auto"/>
            <w:bottom w:val="none" w:sz="0" w:space="0" w:color="auto"/>
            <w:right w:val="none" w:sz="0" w:space="0" w:color="auto"/>
          </w:divBdr>
          <w:divsChild>
            <w:div w:id="87167130">
              <w:marLeft w:val="0"/>
              <w:marRight w:val="0"/>
              <w:marTop w:val="0"/>
              <w:marBottom w:val="0"/>
              <w:divBdr>
                <w:top w:val="none" w:sz="0" w:space="0" w:color="auto"/>
                <w:left w:val="none" w:sz="0" w:space="0" w:color="auto"/>
                <w:bottom w:val="none" w:sz="0" w:space="0" w:color="auto"/>
                <w:right w:val="none" w:sz="0" w:space="0" w:color="auto"/>
              </w:divBdr>
              <w:divsChild>
                <w:div w:id="733429941">
                  <w:marLeft w:val="0"/>
                  <w:marRight w:val="0"/>
                  <w:marTop w:val="205"/>
                  <w:marBottom w:val="273"/>
                  <w:divBdr>
                    <w:top w:val="none" w:sz="0" w:space="0" w:color="auto"/>
                    <w:left w:val="none" w:sz="0" w:space="0" w:color="auto"/>
                    <w:bottom w:val="none" w:sz="0" w:space="0" w:color="auto"/>
                    <w:right w:val="none" w:sz="0" w:space="0" w:color="auto"/>
                  </w:divBdr>
                  <w:divsChild>
                    <w:div w:id="151718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479100">
          <w:marLeft w:val="0"/>
          <w:marRight w:val="0"/>
          <w:marTop w:val="0"/>
          <w:marBottom w:val="171"/>
          <w:divBdr>
            <w:top w:val="none" w:sz="0" w:space="0" w:color="auto"/>
            <w:left w:val="none" w:sz="0" w:space="0" w:color="auto"/>
            <w:bottom w:val="none" w:sz="0" w:space="0" w:color="auto"/>
            <w:right w:val="none" w:sz="0" w:space="0" w:color="auto"/>
          </w:divBdr>
          <w:divsChild>
            <w:div w:id="1905487582">
              <w:marLeft w:val="0"/>
              <w:marRight w:val="0"/>
              <w:marTop w:val="0"/>
              <w:marBottom w:val="0"/>
              <w:divBdr>
                <w:top w:val="none" w:sz="0" w:space="0" w:color="auto"/>
                <w:left w:val="none" w:sz="0" w:space="0" w:color="auto"/>
                <w:bottom w:val="none" w:sz="0" w:space="0" w:color="auto"/>
                <w:right w:val="none" w:sz="0" w:space="0" w:color="auto"/>
              </w:divBdr>
            </w:div>
            <w:div w:id="582298517">
              <w:marLeft w:val="0"/>
              <w:marRight w:val="0"/>
              <w:marTop w:val="0"/>
              <w:marBottom w:val="0"/>
              <w:divBdr>
                <w:top w:val="none" w:sz="0" w:space="0" w:color="auto"/>
                <w:left w:val="none" w:sz="0" w:space="0" w:color="auto"/>
                <w:bottom w:val="none" w:sz="0" w:space="0" w:color="auto"/>
                <w:right w:val="none" w:sz="0" w:space="0" w:color="auto"/>
              </w:divBdr>
              <w:divsChild>
                <w:div w:id="422839647">
                  <w:marLeft w:val="0"/>
                  <w:marRight w:val="0"/>
                  <w:marTop w:val="205"/>
                  <w:marBottom w:val="273"/>
                  <w:divBdr>
                    <w:top w:val="none" w:sz="0" w:space="0" w:color="auto"/>
                    <w:left w:val="none" w:sz="0" w:space="0" w:color="auto"/>
                    <w:bottom w:val="none" w:sz="0" w:space="0" w:color="auto"/>
                    <w:right w:val="none" w:sz="0" w:space="0" w:color="auto"/>
                  </w:divBdr>
                  <w:divsChild>
                    <w:div w:id="194873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888740">
          <w:marLeft w:val="0"/>
          <w:marRight w:val="0"/>
          <w:marTop w:val="0"/>
          <w:marBottom w:val="171"/>
          <w:divBdr>
            <w:top w:val="none" w:sz="0" w:space="0" w:color="auto"/>
            <w:left w:val="none" w:sz="0" w:space="0" w:color="auto"/>
            <w:bottom w:val="none" w:sz="0" w:space="0" w:color="auto"/>
            <w:right w:val="none" w:sz="0" w:space="0" w:color="auto"/>
          </w:divBdr>
          <w:divsChild>
            <w:div w:id="1117019776">
              <w:marLeft w:val="0"/>
              <w:marRight w:val="0"/>
              <w:marTop w:val="0"/>
              <w:marBottom w:val="0"/>
              <w:divBdr>
                <w:top w:val="none" w:sz="0" w:space="0" w:color="auto"/>
                <w:left w:val="none" w:sz="0" w:space="0" w:color="auto"/>
                <w:bottom w:val="none" w:sz="0" w:space="0" w:color="auto"/>
                <w:right w:val="none" w:sz="0" w:space="0" w:color="auto"/>
              </w:divBdr>
              <w:divsChild>
                <w:div w:id="518934882">
                  <w:marLeft w:val="0"/>
                  <w:marRight w:val="0"/>
                  <w:marTop w:val="205"/>
                  <w:marBottom w:val="273"/>
                  <w:divBdr>
                    <w:top w:val="none" w:sz="0" w:space="0" w:color="auto"/>
                    <w:left w:val="none" w:sz="0" w:space="0" w:color="auto"/>
                    <w:bottom w:val="none" w:sz="0" w:space="0" w:color="auto"/>
                    <w:right w:val="none" w:sz="0" w:space="0" w:color="auto"/>
                  </w:divBdr>
                  <w:divsChild>
                    <w:div w:id="21021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084531">
          <w:marLeft w:val="0"/>
          <w:marRight w:val="0"/>
          <w:marTop w:val="0"/>
          <w:marBottom w:val="171"/>
          <w:divBdr>
            <w:top w:val="none" w:sz="0" w:space="0" w:color="auto"/>
            <w:left w:val="none" w:sz="0" w:space="0" w:color="auto"/>
            <w:bottom w:val="none" w:sz="0" w:space="0" w:color="auto"/>
            <w:right w:val="none" w:sz="0" w:space="0" w:color="auto"/>
          </w:divBdr>
          <w:divsChild>
            <w:div w:id="1407612539">
              <w:marLeft w:val="0"/>
              <w:marRight w:val="0"/>
              <w:marTop w:val="0"/>
              <w:marBottom w:val="0"/>
              <w:divBdr>
                <w:top w:val="none" w:sz="0" w:space="0" w:color="auto"/>
                <w:left w:val="none" w:sz="0" w:space="0" w:color="auto"/>
                <w:bottom w:val="none" w:sz="0" w:space="0" w:color="auto"/>
                <w:right w:val="none" w:sz="0" w:space="0" w:color="auto"/>
              </w:divBdr>
              <w:divsChild>
                <w:div w:id="72900497">
                  <w:marLeft w:val="0"/>
                  <w:marRight w:val="0"/>
                  <w:marTop w:val="205"/>
                  <w:marBottom w:val="273"/>
                  <w:divBdr>
                    <w:top w:val="none" w:sz="0" w:space="0" w:color="auto"/>
                    <w:left w:val="none" w:sz="0" w:space="0" w:color="auto"/>
                    <w:bottom w:val="none" w:sz="0" w:space="0" w:color="auto"/>
                    <w:right w:val="none" w:sz="0" w:space="0" w:color="auto"/>
                  </w:divBdr>
                  <w:divsChild>
                    <w:div w:id="2433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098268">
          <w:marLeft w:val="0"/>
          <w:marRight w:val="0"/>
          <w:marTop w:val="0"/>
          <w:marBottom w:val="171"/>
          <w:divBdr>
            <w:top w:val="none" w:sz="0" w:space="0" w:color="auto"/>
            <w:left w:val="none" w:sz="0" w:space="0" w:color="auto"/>
            <w:bottom w:val="none" w:sz="0" w:space="0" w:color="auto"/>
            <w:right w:val="none" w:sz="0" w:space="0" w:color="auto"/>
          </w:divBdr>
          <w:divsChild>
            <w:div w:id="1133097">
              <w:marLeft w:val="0"/>
              <w:marRight w:val="0"/>
              <w:marTop w:val="0"/>
              <w:marBottom w:val="0"/>
              <w:divBdr>
                <w:top w:val="none" w:sz="0" w:space="0" w:color="auto"/>
                <w:left w:val="none" w:sz="0" w:space="0" w:color="auto"/>
                <w:bottom w:val="none" w:sz="0" w:space="0" w:color="auto"/>
                <w:right w:val="none" w:sz="0" w:space="0" w:color="auto"/>
              </w:divBdr>
            </w:div>
            <w:div w:id="2041322269">
              <w:marLeft w:val="0"/>
              <w:marRight w:val="0"/>
              <w:marTop w:val="0"/>
              <w:marBottom w:val="0"/>
              <w:divBdr>
                <w:top w:val="none" w:sz="0" w:space="0" w:color="auto"/>
                <w:left w:val="none" w:sz="0" w:space="0" w:color="auto"/>
                <w:bottom w:val="none" w:sz="0" w:space="0" w:color="auto"/>
                <w:right w:val="none" w:sz="0" w:space="0" w:color="auto"/>
              </w:divBdr>
              <w:divsChild>
                <w:div w:id="1185167494">
                  <w:marLeft w:val="0"/>
                  <w:marRight w:val="0"/>
                  <w:marTop w:val="205"/>
                  <w:marBottom w:val="273"/>
                  <w:divBdr>
                    <w:top w:val="none" w:sz="0" w:space="0" w:color="auto"/>
                    <w:left w:val="none" w:sz="0" w:space="0" w:color="auto"/>
                    <w:bottom w:val="none" w:sz="0" w:space="0" w:color="auto"/>
                    <w:right w:val="none" w:sz="0" w:space="0" w:color="auto"/>
                  </w:divBdr>
                  <w:divsChild>
                    <w:div w:id="4535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617965">
          <w:marLeft w:val="0"/>
          <w:marRight w:val="0"/>
          <w:marTop w:val="0"/>
          <w:marBottom w:val="171"/>
          <w:divBdr>
            <w:top w:val="none" w:sz="0" w:space="0" w:color="auto"/>
            <w:left w:val="none" w:sz="0" w:space="0" w:color="auto"/>
            <w:bottom w:val="none" w:sz="0" w:space="0" w:color="auto"/>
            <w:right w:val="none" w:sz="0" w:space="0" w:color="auto"/>
          </w:divBdr>
          <w:divsChild>
            <w:div w:id="1796950407">
              <w:marLeft w:val="0"/>
              <w:marRight w:val="0"/>
              <w:marTop w:val="0"/>
              <w:marBottom w:val="0"/>
              <w:divBdr>
                <w:top w:val="none" w:sz="0" w:space="0" w:color="auto"/>
                <w:left w:val="none" w:sz="0" w:space="0" w:color="auto"/>
                <w:bottom w:val="none" w:sz="0" w:space="0" w:color="auto"/>
                <w:right w:val="none" w:sz="0" w:space="0" w:color="auto"/>
              </w:divBdr>
              <w:divsChild>
                <w:div w:id="1123958758">
                  <w:marLeft w:val="0"/>
                  <w:marRight w:val="0"/>
                  <w:marTop w:val="205"/>
                  <w:marBottom w:val="273"/>
                  <w:divBdr>
                    <w:top w:val="none" w:sz="0" w:space="0" w:color="auto"/>
                    <w:left w:val="none" w:sz="0" w:space="0" w:color="auto"/>
                    <w:bottom w:val="none" w:sz="0" w:space="0" w:color="auto"/>
                    <w:right w:val="none" w:sz="0" w:space="0" w:color="auto"/>
                  </w:divBdr>
                  <w:divsChild>
                    <w:div w:id="129317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836514">
      <w:bodyDiv w:val="1"/>
      <w:marLeft w:val="0"/>
      <w:marRight w:val="0"/>
      <w:marTop w:val="0"/>
      <w:marBottom w:val="0"/>
      <w:divBdr>
        <w:top w:val="none" w:sz="0" w:space="0" w:color="auto"/>
        <w:left w:val="none" w:sz="0" w:space="0" w:color="auto"/>
        <w:bottom w:val="none" w:sz="0" w:space="0" w:color="auto"/>
        <w:right w:val="none" w:sz="0" w:space="0" w:color="auto"/>
      </w:divBdr>
      <w:divsChild>
        <w:div w:id="827669842">
          <w:marLeft w:val="-7"/>
          <w:marRight w:val="-7"/>
          <w:marTop w:val="0"/>
          <w:marBottom w:val="0"/>
          <w:divBdr>
            <w:top w:val="single" w:sz="2" w:space="8" w:color="C8E1FF"/>
            <w:left w:val="single" w:sz="2" w:space="8" w:color="C8E1FF"/>
            <w:bottom w:val="single" w:sz="2" w:space="8" w:color="C8E1FF"/>
            <w:right w:val="single" w:sz="2" w:space="8" w:color="C8E1FF"/>
          </w:divBdr>
          <w:divsChild>
            <w:div w:id="1493376564">
              <w:marLeft w:val="0"/>
              <w:marRight w:val="0"/>
              <w:marTop w:val="55"/>
              <w:marBottom w:val="55"/>
              <w:divBdr>
                <w:top w:val="none" w:sz="0" w:space="0" w:color="auto"/>
                <w:left w:val="none" w:sz="0" w:space="0" w:color="auto"/>
                <w:bottom w:val="none" w:sz="0" w:space="0" w:color="auto"/>
                <w:right w:val="none" w:sz="0" w:space="0" w:color="auto"/>
              </w:divBdr>
              <w:divsChild>
                <w:div w:id="35737387">
                  <w:marLeft w:val="0"/>
                  <w:marRight w:val="0"/>
                  <w:marTop w:val="0"/>
                  <w:marBottom w:val="0"/>
                  <w:divBdr>
                    <w:top w:val="none" w:sz="0" w:space="0" w:color="auto"/>
                    <w:left w:val="none" w:sz="0" w:space="0" w:color="auto"/>
                    <w:bottom w:val="none" w:sz="0" w:space="0" w:color="auto"/>
                    <w:right w:val="none" w:sz="0" w:space="0" w:color="auto"/>
                  </w:divBdr>
                </w:div>
                <w:div w:id="1151487546">
                  <w:marLeft w:val="0"/>
                  <w:marRight w:val="0"/>
                  <w:marTop w:val="0"/>
                  <w:marBottom w:val="0"/>
                  <w:divBdr>
                    <w:top w:val="none" w:sz="0" w:space="0" w:color="auto"/>
                    <w:left w:val="none" w:sz="0" w:space="0" w:color="auto"/>
                    <w:bottom w:val="none" w:sz="0" w:space="0" w:color="auto"/>
                    <w:right w:val="none" w:sz="0" w:space="0" w:color="auto"/>
                  </w:divBdr>
                </w:div>
                <w:div w:id="2092457896">
                  <w:marLeft w:val="0"/>
                  <w:marRight w:val="0"/>
                  <w:marTop w:val="0"/>
                  <w:marBottom w:val="0"/>
                  <w:divBdr>
                    <w:top w:val="none" w:sz="0" w:space="0" w:color="auto"/>
                    <w:left w:val="none" w:sz="0" w:space="0" w:color="auto"/>
                    <w:bottom w:val="none" w:sz="0" w:space="0" w:color="auto"/>
                    <w:right w:val="none" w:sz="0" w:space="0" w:color="auto"/>
                  </w:divBdr>
                  <w:divsChild>
                    <w:div w:id="67195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200669">
          <w:marLeft w:val="0"/>
          <w:marRight w:val="0"/>
          <w:marTop w:val="0"/>
          <w:marBottom w:val="0"/>
          <w:divBdr>
            <w:top w:val="single" w:sz="2" w:space="8" w:color="auto"/>
            <w:left w:val="none" w:sz="0" w:space="0" w:color="auto"/>
            <w:bottom w:val="none" w:sz="0" w:space="0" w:color="auto"/>
            <w:right w:val="none" w:sz="0" w:space="0" w:color="auto"/>
          </w:divBdr>
          <w:divsChild>
            <w:div w:id="229384077">
              <w:marLeft w:val="0"/>
              <w:marRight w:val="0"/>
              <w:marTop w:val="0"/>
              <w:marBottom w:val="0"/>
              <w:divBdr>
                <w:top w:val="none" w:sz="0" w:space="0" w:color="auto"/>
                <w:left w:val="none" w:sz="0" w:space="0" w:color="auto"/>
                <w:bottom w:val="none" w:sz="0" w:space="0" w:color="auto"/>
                <w:right w:val="none" w:sz="0" w:space="0" w:color="auto"/>
              </w:divBdr>
            </w:div>
          </w:divsChild>
        </w:div>
        <w:div w:id="512956656">
          <w:marLeft w:val="0"/>
          <w:marRight w:val="0"/>
          <w:marTop w:val="0"/>
          <w:marBottom w:val="0"/>
          <w:divBdr>
            <w:top w:val="single" w:sz="2" w:space="8" w:color="E1E4E8"/>
            <w:left w:val="none" w:sz="0" w:space="0" w:color="auto"/>
            <w:bottom w:val="none" w:sz="0" w:space="0" w:color="auto"/>
            <w:right w:val="none" w:sz="0" w:space="0" w:color="auto"/>
          </w:divBdr>
          <w:divsChild>
            <w:div w:id="291056697">
              <w:marLeft w:val="0"/>
              <w:marRight w:val="0"/>
              <w:marTop w:val="0"/>
              <w:marBottom w:val="0"/>
              <w:divBdr>
                <w:top w:val="none" w:sz="0" w:space="0" w:color="auto"/>
                <w:left w:val="none" w:sz="0" w:space="0" w:color="auto"/>
                <w:bottom w:val="none" w:sz="0" w:space="0" w:color="auto"/>
                <w:right w:val="none" w:sz="0" w:space="0" w:color="auto"/>
              </w:divBdr>
            </w:div>
          </w:divsChild>
        </w:div>
        <w:div w:id="960652788">
          <w:marLeft w:val="0"/>
          <w:marRight w:val="0"/>
          <w:marTop w:val="0"/>
          <w:marBottom w:val="0"/>
          <w:divBdr>
            <w:top w:val="single" w:sz="2" w:space="8" w:color="E1E4E8"/>
            <w:left w:val="none" w:sz="0" w:space="0" w:color="auto"/>
            <w:bottom w:val="none" w:sz="0" w:space="0" w:color="auto"/>
            <w:right w:val="none" w:sz="0" w:space="0" w:color="auto"/>
          </w:divBdr>
        </w:div>
      </w:divsChild>
    </w:div>
    <w:div w:id="1753307885">
      <w:bodyDiv w:val="1"/>
      <w:marLeft w:val="0"/>
      <w:marRight w:val="0"/>
      <w:marTop w:val="0"/>
      <w:marBottom w:val="0"/>
      <w:divBdr>
        <w:top w:val="none" w:sz="0" w:space="0" w:color="auto"/>
        <w:left w:val="none" w:sz="0" w:space="0" w:color="auto"/>
        <w:bottom w:val="none" w:sz="0" w:space="0" w:color="auto"/>
        <w:right w:val="none" w:sz="0" w:space="0" w:color="auto"/>
      </w:divBdr>
      <w:divsChild>
        <w:div w:id="80103959">
          <w:marLeft w:val="0"/>
          <w:marRight w:val="0"/>
          <w:marTop w:val="0"/>
          <w:marBottom w:val="171"/>
          <w:divBdr>
            <w:top w:val="none" w:sz="0" w:space="0" w:color="auto"/>
            <w:left w:val="none" w:sz="0" w:space="0" w:color="auto"/>
            <w:bottom w:val="none" w:sz="0" w:space="0" w:color="auto"/>
            <w:right w:val="none" w:sz="0" w:space="0" w:color="auto"/>
          </w:divBdr>
        </w:div>
        <w:div w:id="423110922">
          <w:marLeft w:val="0"/>
          <w:marRight w:val="0"/>
          <w:marTop w:val="0"/>
          <w:marBottom w:val="171"/>
          <w:divBdr>
            <w:top w:val="none" w:sz="0" w:space="0" w:color="auto"/>
            <w:left w:val="none" w:sz="0" w:space="0" w:color="auto"/>
            <w:bottom w:val="none" w:sz="0" w:space="0" w:color="auto"/>
            <w:right w:val="none" w:sz="0" w:space="0" w:color="auto"/>
          </w:divBdr>
          <w:divsChild>
            <w:div w:id="1749688721">
              <w:marLeft w:val="0"/>
              <w:marRight w:val="0"/>
              <w:marTop w:val="0"/>
              <w:marBottom w:val="0"/>
              <w:divBdr>
                <w:top w:val="none" w:sz="0" w:space="0" w:color="auto"/>
                <w:left w:val="none" w:sz="0" w:space="0" w:color="auto"/>
                <w:bottom w:val="none" w:sz="0" w:space="0" w:color="auto"/>
                <w:right w:val="none" w:sz="0" w:space="0" w:color="auto"/>
              </w:divBdr>
            </w:div>
            <w:div w:id="959922261">
              <w:marLeft w:val="0"/>
              <w:marRight w:val="0"/>
              <w:marTop w:val="0"/>
              <w:marBottom w:val="0"/>
              <w:divBdr>
                <w:top w:val="none" w:sz="0" w:space="0" w:color="auto"/>
                <w:left w:val="none" w:sz="0" w:space="0" w:color="auto"/>
                <w:bottom w:val="none" w:sz="0" w:space="0" w:color="auto"/>
                <w:right w:val="none" w:sz="0" w:space="0" w:color="auto"/>
              </w:divBdr>
              <w:divsChild>
                <w:div w:id="1943603722">
                  <w:marLeft w:val="0"/>
                  <w:marRight w:val="0"/>
                  <w:marTop w:val="205"/>
                  <w:marBottom w:val="273"/>
                  <w:divBdr>
                    <w:top w:val="none" w:sz="0" w:space="0" w:color="auto"/>
                    <w:left w:val="none" w:sz="0" w:space="0" w:color="auto"/>
                    <w:bottom w:val="none" w:sz="0" w:space="0" w:color="auto"/>
                    <w:right w:val="none" w:sz="0" w:space="0" w:color="auto"/>
                  </w:divBdr>
                  <w:divsChild>
                    <w:div w:id="104571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464469">
          <w:marLeft w:val="0"/>
          <w:marRight w:val="0"/>
          <w:marTop w:val="0"/>
          <w:marBottom w:val="171"/>
          <w:divBdr>
            <w:top w:val="none" w:sz="0" w:space="0" w:color="auto"/>
            <w:left w:val="none" w:sz="0" w:space="0" w:color="auto"/>
            <w:bottom w:val="none" w:sz="0" w:space="0" w:color="auto"/>
            <w:right w:val="none" w:sz="0" w:space="0" w:color="auto"/>
          </w:divBdr>
          <w:divsChild>
            <w:div w:id="1923484587">
              <w:marLeft w:val="0"/>
              <w:marRight w:val="0"/>
              <w:marTop w:val="0"/>
              <w:marBottom w:val="0"/>
              <w:divBdr>
                <w:top w:val="none" w:sz="0" w:space="0" w:color="auto"/>
                <w:left w:val="none" w:sz="0" w:space="0" w:color="auto"/>
                <w:bottom w:val="none" w:sz="0" w:space="0" w:color="auto"/>
                <w:right w:val="none" w:sz="0" w:space="0" w:color="auto"/>
              </w:divBdr>
              <w:divsChild>
                <w:div w:id="1420910128">
                  <w:marLeft w:val="0"/>
                  <w:marRight w:val="0"/>
                  <w:marTop w:val="205"/>
                  <w:marBottom w:val="273"/>
                  <w:divBdr>
                    <w:top w:val="none" w:sz="0" w:space="0" w:color="auto"/>
                    <w:left w:val="none" w:sz="0" w:space="0" w:color="auto"/>
                    <w:bottom w:val="none" w:sz="0" w:space="0" w:color="auto"/>
                    <w:right w:val="none" w:sz="0" w:space="0" w:color="auto"/>
                  </w:divBdr>
                  <w:divsChild>
                    <w:div w:id="204918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685039">
          <w:marLeft w:val="0"/>
          <w:marRight w:val="0"/>
          <w:marTop w:val="0"/>
          <w:marBottom w:val="171"/>
          <w:divBdr>
            <w:top w:val="none" w:sz="0" w:space="0" w:color="auto"/>
            <w:left w:val="none" w:sz="0" w:space="0" w:color="auto"/>
            <w:bottom w:val="none" w:sz="0" w:space="0" w:color="auto"/>
            <w:right w:val="none" w:sz="0" w:space="0" w:color="auto"/>
          </w:divBdr>
          <w:divsChild>
            <w:div w:id="1577981452">
              <w:marLeft w:val="0"/>
              <w:marRight w:val="0"/>
              <w:marTop w:val="0"/>
              <w:marBottom w:val="0"/>
              <w:divBdr>
                <w:top w:val="none" w:sz="0" w:space="0" w:color="auto"/>
                <w:left w:val="none" w:sz="0" w:space="0" w:color="auto"/>
                <w:bottom w:val="none" w:sz="0" w:space="0" w:color="auto"/>
                <w:right w:val="none" w:sz="0" w:space="0" w:color="auto"/>
              </w:divBdr>
              <w:divsChild>
                <w:div w:id="1511527875">
                  <w:marLeft w:val="0"/>
                  <w:marRight w:val="0"/>
                  <w:marTop w:val="205"/>
                  <w:marBottom w:val="273"/>
                  <w:divBdr>
                    <w:top w:val="none" w:sz="0" w:space="0" w:color="auto"/>
                    <w:left w:val="none" w:sz="0" w:space="0" w:color="auto"/>
                    <w:bottom w:val="none" w:sz="0" w:space="0" w:color="auto"/>
                    <w:right w:val="none" w:sz="0" w:space="0" w:color="auto"/>
                  </w:divBdr>
                  <w:divsChild>
                    <w:div w:id="41539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061660">
          <w:marLeft w:val="0"/>
          <w:marRight w:val="0"/>
          <w:marTop w:val="0"/>
          <w:marBottom w:val="171"/>
          <w:divBdr>
            <w:top w:val="none" w:sz="0" w:space="0" w:color="auto"/>
            <w:left w:val="none" w:sz="0" w:space="0" w:color="auto"/>
            <w:bottom w:val="none" w:sz="0" w:space="0" w:color="auto"/>
            <w:right w:val="none" w:sz="0" w:space="0" w:color="auto"/>
          </w:divBdr>
          <w:divsChild>
            <w:div w:id="164635965">
              <w:marLeft w:val="0"/>
              <w:marRight w:val="0"/>
              <w:marTop w:val="0"/>
              <w:marBottom w:val="0"/>
              <w:divBdr>
                <w:top w:val="none" w:sz="0" w:space="0" w:color="auto"/>
                <w:left w:val="none" w:sz="0" w:space="0" w:color="auto"/>
                <w:bottom w:val="none" w:sz="0" w:space="0" w:color="auto"/>
                <w:right w:val="none" w:sz="0" w:space="0" w:color="auto"/>
              </w:divBdr>
            </w:div>
            <w:div w:id="948201212">
              <w:marLeft w:val="0"/>
              <w:marRight w:val="0"/>
              <w:marTop w:val="0"/>
              <w:marBottom w:val="0"/>
              <w:divBdr>
                <w:top w:val="none" w:sz="0" w:space="0" w:color="auto"/>
                <w:left w:val="none" w:sz="0" w:space="0" w:color="auto"/>
                <w:bottom w:val="none" w:sz="0" w:space="0" w:color="auto"/>
                <w:right w:val="none" w:sz="0" w:space="0" w:color="auto"/>
              </w:divBdr>
              <w:divsChild>
                <w:div w:id="774249902">
                  <w:marLeft w:val="0"/>
                  <w:marRight w:val="0"/>
                  <w:marTop w:val="205"/>
                  <w:marBottom w:val="273"/>
                  <w:divBdr>
                    <w:top w:val="none" w:sz="0" w:space="0" w:color="auto"/>
                    <w:left w:val="none" w:sz="0" w:space="0" w:color="auto"/>
                    <w:bottom w:val="none" w:sz="0" w:space="0" w:color="auto"/>
                    <w:right w:val="none" w:sz="0" w:space="0" w:color="auto"/>
                  </w:divBdr>
                  <w:divsChild>
                    <w:div w:id="43702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173783">
          <w:marLeft w:val="0"/>
          <w:marRight w:val="0"/>
          <w:marTop w:val="0"/>
          <w:marBottom w:val="171"/>
          <w:divBdr>
            <w:top w:val="none" w:sz="0" w:space="0" w:color="auto"/>
            <w:left w:val="none" w:sz="0" w:space="0" w:color="auto"/>
            <w:bottom w:val="none" w:sz="0" w:space="0" w:color="auto"/>
            <w:right w:val="none" w:sz="0" w:space="0" w:color="auto"/>
          </w:divBdr>
          <w:divsChild>
            <w:div w:id="1149130495">
              <w:marLeft w:val="0"/>
              <w:marRight w:val="0"/>
              <w:marTop w:val="0"/>
              <w:marBottom w:val="0"/>
              <w:divBdr>
                <w:top w:val="none" w:sz="0" w:space="0" w:color="auto"/>
                <w:left w:val="none" w:sz="0" w:space="0" w:color="auto"/>
                <w:bottom w:val="none" w:sz="0" w:space="0" w:color="auto"/>
                <w:right w:val="none" w:sz="0" w:space="0" w:color="auto"/>
              </w:divBdr>
            </w:div>
            <w:div w:id="1456217441">
              <w:marLeft w:val="0"/>
              <w:marRight w:val="0"/>
              <w:marTop w:val="0"/>
              <w:marBottom w:val="0"/>
              <w:divBdr>
                <w:top w:val="none" w:sz="0" w:space="0" w:color="auto"/>
                <w:left w:val="none" w:sz="0" w:space="0" w:color="auto"/>
                <w:bottom w:val="none" w:sz="0" w:space="0" w:color="auto"/>
                <w:right w:val="none" w:sz="0" w:space="0" w:color="auto"/>
              </w:divBdr>
              <w:divsChild>
                <w:div w:id="251160662">
                  <w:marLeft w:val="0"/>
                  <w:marRight w:val="0"/>
                  <w:marTop w:val="205"/>
                  <w:marBottom w:val="273"/>
                  <w:divBdr>
                    <w:top w:val="none" w:sz="0" w:space="0" w:color="auto"/>
                    <w:left w:val="none" w:sz="0" w:space="0" w:color="auto"/>
                    <w:bottom w:val="none" w:sz="0" w:space="0" w:color="auto"/>
                    <w:right w:val="none" w:sz="0" w:space="0" w:color="auto"/>
                  </w:divBdr>
                  <w:divsChild>
                    <w:div w:id="17932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502681">
          <w:marLeft w:val="0"/>
          <w:marRight w:val="0"/>
          <w:marTop w:val="0"/>
          <w:marBottom w:val="171"/>
          <w:divBdr>
            <w:top w:val="none" w:sz="0" w:space="0" w:color="auto"/>
            <w:left w:val="none" w:sz="0" w:space="0" w:color="auto"/>
            <w:bottom w:val="none" w:sz="0" w:space="0" w:color="auto"/>
            <w:right w:val="none" w:sz="0" w:space="0" w:color="auto"/>
          </w:divBdr>
          <w:divsChild>
            <w:div w:id="1129669212">
              <w:marLeft w:val="0"/>
              <w:marRight w:val="0"/>
              <w:marTop w:val="0"/>
              <w:marBottom w:val="0"/>
              <w:divBdr>
                <w:top w:val="none" w:sz="0" w:space="0" w:color="auto"/>
                <w:left w:val="none" w:sz="0" w:space="0" w:color="auto"/>
                <w:bottom w:val="none" w:sz="0" w:space="0" w:color="auto"/>
                <w:right w:val="none" w:sz="0" w:space="0" w:color="auto"/>
              </w:divBdr>
            </w:div>
            <w:div w:id="1058211604">
              <w:marLeft w:val="0"/>
              <w:marRight w:val="0"/>
              <w:marTop w:val="0"/>
              <w:marBottom w:val="0"/>
              <w:divBdr>
                <w:top w:val="none" w:sz="0" w:space="0" w:color="auto"/>
                <w:left w:val="none" w:sz="0" w:space="0" w:color="auto"/>
                <w:bottom w:val="none" w:sz="0" w:space="0" w:color="auto"/>
                <w:right w:val="none" w:sz="0" w:space="0" w:color="auto"/>
              </w:divBdr>
              <w:divsChild>
                <w:div w:id="309140497">
                  <w:marLeft w:val="0"/>
                  <w:marRight w:val="0"/>
                  <w:marTop w:val="205"/>
                  <w:marBottom w:val="273"/>
                  <w:divBdr>
                    <w:top w:val="none" w:sz="0" w:space="0" w:color="auto"/>
                    <w:left w:val="none" w:sz="0" w:space="0" w:color="auto"/>
                    <w:bottom w:val="none" w:sz="0" w:space="0" w:color="auto"/>
                    <w:right w:val="none" w:sz="0" w:space="0" w:color="auto"/>
                  </w:divBdr>
                  <w:divsChild>
                    <w:div w:id="198150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437317">
          <w:marLeft w:val="0"/>
          <w:marRight w:val="0"/>
          <w:marTop w:val="0"/>
          <w:marBottom w:val="171"/>
          <w:divBdr>
            <w:top w:val="none" w:sz="0" w:space="0" w:color="auto"/>
            <w:left w:val="none" w:sz="0" w:space="0" w:color="auto"/>
            <w:bottom w:val="none" w:sz="0" w:space="0" w:color="auto"/>
            <w:right w:val="none" w:sz="0" w:space="0" w:color="auto"/>
          </w:divBdr>
          <w:divsChild>
            <w:div w:id="1247038738">
              <w:marLeft w:val="0"/>
              <w:marRight w:val="0"/>
              <w:marTop w:val="0"/>
              <w:marBottom w:val="0"/>
              <w:divBdr>
                <w:top w:val="none" w:sz="0" w:space="0" w:color="auto"/>
                <w:left w:val="none" w:sz="0" w:space="0" w:color="auto"/>
                <w:bottom w:val="none" w:sz="0" w:space="0" w:color="auto"/>
                <w:right w:val="none" w:sz="0" w:space="0" w:color="auto"/>
              </w:divBdr>
              <w:divsChild>
                <w:div w:id="903218665">
                  <w:marLeft w:val="0"/>
                  <w:marRight w:val="0"/>
                  <w:marTop w:val="205"/>
                  <w:marBottom w:val="273"/>
                  <w:divBdr>
                    <w:top w:val="none" w:sz="0" w:space="0" w:color="auto"/>
                    <w:left w:val="none" w:sz="0" w:space="0" w:color="auto"/>
                    <w:bottom w:val="none" w:sz="0" w:space="0" w:color="auto"/>
                    <w:right w:val="none" w:sz="0" w:space="0" w:color="auto"/>
                  </w:divBdr>
                  <w:divsChild>
                    <w:div w:id="85558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350928">
          <w:marLeft w:val="0"/>
          <w:marRight w:val="0"/>
          <w:marTop w:val="0"/>
          <w:marBottom w:val="171"/>
          <w:divBdr>
            <w:top w:val="none" w:sz="0" w:space="0" w:color="auto"/>
            <w:left w:val="none" w:sz="0" w:space="0" w:color="auto"/>
            <w:bottom w:val="none" w:sz="0" w:space="0" w:color="auto"/>
            <w:right w:val="none" w:sz="0" w:space="0" w:color="auto"/>
          </w:divBdr>
          <w:divsChild>
            <w:div w:id="819732483">
              <w:marLeft w:val="0"/>
              <w:marRight w:val="0"/>
              <w:marTop w:val="0"/>
              <w:marBottom w:val="0"/>
              <w:divBdr>
                <w:top w:val="none" w:sz="0" w:space="0" w:color="auto"/>
                <w:left w:val="none" w:sz="0" w:space="0" w:color="auto"/>
                <w:bottom w:val="none" w:sz="0" w:space="0" w:color="auto"/>
                <w:right w:val="none" w:sz="0" w:space="0" w:color="auto"/>
              </w:divBdr>
            </w:div>
            <w:div w:id="503739019">
              <w:marLeft w:val="0"/>
              <w:marRight w:val="0"/>
              <w:marTop w:val="0"/>
              <w:marBottom w:val="0"/>
              <w:divBdr>
                <w:top w:val="none" w:sz="0" w:space="0" w:color="auto"/>
                <w:left w:val="none" w:sz="0" w:space="0" w:color="auto"/>
                <w:bottom w:val="none" w:sz="0" w:space="0" w:color="auto"/>
                <w:right w:val="none" w:sz="0" w:space="0" w:color="auto"/>
              </w:divBdr>
              <w:divsChild>
                <w:div w:id="1525484392">
                  <w:marLeft w:val="0"/>
                  <w:marRight w:val="0"/>
                  <w:marTop w:val="205"/>
                  <w:marBottom w:val="273"/>
                  <w:divBdr>
                    <w:top w:val="none" w:sz="0" w:space="0" w:color="auto"/>
                    <w:left w:val="none" w:sz="0" w:space="0" w:color="auto"/>
                    <w:bottom w:val="none" w:sz="0" w:space="0" w:color="auto"/>
                    <w:right w:val="none" w:sz="0" w:space="0" w:color="auto"/>
                  </w:divBdr>
                  <w:divsChild>
                    <w:div w:id="75085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019456">
          <w:marLeft w:val="0"/>
          <w:marRight w:val="0"/>
          <w:marTop w:val="0"/>
          <w:marBottom w:val="171"/>
          <w:divBdr>
            <w:top w:val="none" w:sz="0" w:space="0" w:color="auto"/>
            <w:left w:val="none" w:sz="0" w:space="0" w:color="auto"/>
            <w:bottom w:val="none" w:sz="0" w:space="0" w:color="auto"/>
            <w:right w:val="none" w:sz="0" w:space="0" w:color="auto"/>
          </w:divBdr>
          <w:divsChild>
            <w:div w:id="1421872209">
              <w:marLeft w:val="0"/>
              <w:marRight w:val="0"/>
              <w:marTop w:val="0"/>
              <w:marBottom w:val="0"/>
              <w:divBdr>
                <w:top w:val="none" w:sz="0" w:space="0" w:color="auto"/>
                <w:left w:val="none" w:sz="0" w:space="0" w:color="auto"/>
                <w:bottom w:val="none" w:sz="0" w:space="0" w:color="auto"/>
                <w:right w:val="none" w:sz="0" w:space="0" w:color="auto"/>
              </w:divBdr>
            </w:div>
            <w:div w:id="1915966533">
              <w:marLeft w:val="0"/>
              <w:marRight w:val="0"/>
              <w:marTop w:val="0"/>
              <w:marBottom w:val="0"/>
              <w:divBdr>
                <w:top w:val="none" w:sz="0" w:space="0" w:color="auto"/>
                <w:left w:val="none" w:sz="0" w:space="0" w:color="auto"/>
                <w:bottom w:val="none" w:sz="0" w:space="0" w:color="auto"/>
                <w:right w:val="none" w:sz="0" w:space="0" w:color="auto"/>
              </w:divBdr>
              <w:divsChild>
                <w:div w:id="924655638">
                  <w:marLeft w:val="0"/>
                  <w:marRight w:val="0"/>
                  <w:marTop w:val="205"/>
                  <w:marBottom w:val="273"/>
                  <w:divBdr>
                    <w:top w:val="none" w:sz="0" w:space="0" w:color="auto"/>
                    <w:left w:val="none" w:sz="0" w:space="0" w:color="auto"/>
                    <w:bottom w:val="none" w:sz="0" w:space="0" w:color="auto"/>
                    <w:right w:val="none" w:sz="0" w:space="0" w:color="auto"/>
                  </w:divBdr>
                  <w:divsChild>
                    <w:div w:id="208479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186376">
          <w:marLeft w:val="0"/>
          <w:marRight w:val="0"/>
          <w:marTop w:val="0"/>
          <w:marBottom w:val="171"/>
          <w:divBdr>
            <w:top w:val="none" w:sz="0" w:space="0" w:color="auto"/>
            <w:left w:val="none" w:sz="0" w:space="0" w:color="auto"/>
            <w:bottom w:val="none" w:sz="0" w:space="0" w:color="auto"/>
            <w:right w:val="none" w:sz="0" w:space="0" w:color="auto"/>
          </w:divBdr>
          <w:divsChild>
            <w:div w:id="864095307">
              <w:marLeft w:val="0"/>
              <w:marRight w:val="0"/>
              <w:marTop w:val="0"/>
              <w:marBottom w:val="0"/>
              <w:divBdr>
                <w:top w:val="none" w:sz="0" w:space="0" w:color="auto"/>
                <w:left w:val="none" w:sz="0" w:space="0" w:color="auto"/>
                <w:bottom w:val="none" w:sz="0" w:space="0" w:color="auto"/>
                <w:right w:val="none" w:sz="0" w:space="0" w:color="auto"/>
              </w:divBdr>
            </w:div>
            <w:div w:id="541789770">
              <w:marLeft w:val="0"/>
              <w:marRight w:val="0"/>
              <w:marTop w:val="0"/>
              <w:marBottom w:val="0"/>
              <w:divBdr>
                <w:top w:val="none" w:sz="0" w:space="0" w:color="auto"/>
                <w:left w:val="none" w:sz="0" w:space="0" w:color="auto"/>
                <w:bottom w:val="none" w:sz="0" w:space="0" w:color="auto"/>
                <w:right w:val="none" w:sz="0" w:space="0" w:color="auto"/>
              </w:divBdr>
              <w:divsChild>
                <w:div w:id="1146901047">
                  <w:marLeft w:val="0"/>
                  <w:marRight w:val="0"/>
                  <w:marTop w:val="205"/>
                  <w:marBottom w:val="273"/>
                  <w:divBdr>
                    <w:top w:val="none" w:sz="0" w:space="0" w:color="auto"/>
                    <w:left w:val="none" w:sz="0" w:space="0" w:color="auto"/>
                    <w:bottom w:val="none" w:sz="0" w:space="0" w:color="auto"/>
                    <w:right w:val="none" w:sz="0" w:space="0" w:color="auto"/>
                  </w:divBdr>
                  <w:divsChild>
                    <w:div w:id="46219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481500">
      <w:bodyDiv w:val="1"/>
      <w:marLeft w:val="0"/>
      <w:marRight w:val="0"/>
      <w:marTop w:val="0"/>
      <w:marBottom w:val="0"/>
      <w:divBdr>
        <w:top w:val="none" w:sz="0" w:space="0" w:color="auto"/>
        <w:left w:val="none" w:sz="0" w:space="0" w:color="auto"/>
        <w:bottom w:val="none" w:sz="0" w:space="0" w:color="auto"/>
        <w:right w:val="none" w:sz="0" w:space="0" w:color="auto"/>
      </w:divBdr>
      <w:divsChild>
        <w:div w:id="496387180">
          <w:marLeft w:val="0"/>
          <w:marRight w:val="0"/>
          <w:marTop w:val="0"/>
          <w:marBottom w:val="0"/>
          <w:divBdr>
            <w:top w:val="none" w:sz="0" w:space="0" w:color="auto"/>
            <w:left w:val="none" w:sz="0" w:space="0" w:color="auto"/>
            <w:bottom w:val="none" w:sz="0" w:space="0" w:color="auto"/>
            <w:right w:val="none" w:sz="0" w:space="0" w:color="auto"/>
          </w:divBdr>
          <w:divsChild>
            <w:div w:id="1422263356">
              <w:marLeft w:val="0"/>
              <w:marRight w:val="0"/>
              <w:marTop w:val="0"/>
              <w:marBottom w:val="0"/>
              <w:divBdr>
                <w:top w:val="none" w:sz="0" w:space="0" w:color="auto"/>
                <w:left w:val="none" w:sz="0" w:space="0" w:color="auto"/>
                <w:bottom w:val="none" w:sz="0" w:space="0" w:color="auto"/>
                <w:right w:val="none" w:sz="0" w:space="0" w:color="auto"/>
              </w:divBdr>
              <w:divsChild>
                <w:div w:id="173617121">
                  <w:marLeft w:val="-102"/>
                  <w:marRight w:val="-102"/>
                  <w:marTop w:val="0"/>
                  <w:marBottom w:val="0"/>
                  <w:divBdr>
                    <w:top w:val="none" w:sz="0" w:space="0" w:color="auto"/>
                    <w:left w:val="none" w:sz="0" w:space="0" w:color="auto"/>
                    <w:bottom w:val="none" w:sz="0" w:space="0" w:color="auto"/>
                    <w:right w:val="none" w:sz="0" w:space="0" w:color="auto"/>
                  </w:divBdr>
                  <w:divsChild>
                    <w:div w:id="580064272">
                      <w:marLeft w:val="0"/>
                      <w:marRight w:val="0"/>
                      <w:marTop w:val="0"/>
                      <w:marBottom w:val="0"/>
                      <w:divBdr>
                        <w:top w:val="none" w:sz="0" w:space="0" w:color="auto"/>
                        <w:left w:val="none" w:sz="0" w:space="0" w:color="auto"/>
                        <w:bottom w:val="none" w:sz="0" w:space="0" w:color="auto"/>
                        <w:right w:val="none" w:sz="0" w:space="0" w:color="auto"/>
                      </w:divBdr>
                      <w:divsChild>
                        <w:div w:id="2016688183">
                          <w:marLeft w:val="-102"/>
                          <w:marRight w:val="-102"/>
                          <w:marTop w:val="0"/>
                          <w:marBottom w:val="0"/>
                          <w:divBdr>
                            <w:top w:val="none" w:sz="0" w:space="0" w:color="auto"/>
                            <w:left w:val="none" w:sz="0" w:space="0" w:color="auto"/>
                            <w:bottom w:val="none" w:sz="0" w:space="0" w:color="auto"/>
                            <w:right w:val="none" w:sz="0" w:space="0" w:color="auto"/>
                          </w:divBdr>
                          <w:divsChild>
                            <w:div w:id="1103384737">
                              <w:marLeft w:val="0"/>
                              <w:marRight w:val="0"/>
                              <w:marTop w:val="0"/>
                              <w:marBottom w:val="0"/>
                              <w:divBdr>
                                <w:top w:val="none" w:sz="0" w:space="0" w:color="auto"/>
                                <w:left w:val="none" w:sz="0" w:space="0" w:color="auto"/>
                                <w:bottom w:val="none" w:sz="0" w:space="0" w:color="auto"/>
                                <w:right w:val="none" w:sz="0" w:space="0" w:color="auto"/>
                              </w:divBdr>
                              <w:divsChild>
                                <w:div w:id="408159574">
                                  <w:marLeft w:val="0"/>
                                  <w:marRight w:val="0"/>
                                  <w:marTop w:val="0"/>
                                  <w:marBottom w:val="0"/>
                                  <w:divBdr>
                                    <w:top w:val="none" w:sz="0" w:space="0" w:color="auto"/>
                                    <w:left w:val="none" w:sz="0" w:space="0" w:color="auto"/>
                                    <w:bottom w:val="none" w:sz="0" w:space="0" w:color="auto"/>
                                    <w:right w:val="none" w:sz="0" w:space="0" w:color="auto"/>
                                  </w:divBdr>
                                </w:div>
                              </w:divsChild>
                            </w:div>
                            <w:div w:id="671027677">
                              <w:marLeft w:val="0"/>
                              <w:marRight w:val="0"/>
                              <w:marTop w:val="0"/>
                              <w:marBottom w:val="0"/>
                              <w:divBdr>
                                <w:top w:val="none" w:sz="0" w:space="0" w:color="auto"/>
                                <w:left w:val="none" w:sz="0" w:space="0" w:color="auto"/>
                                <w:bottom w:val="none" w:sz="0" w:space="0" w:color="auto"/>
                                <w:right w:val="none" w:sz="0" w:space="0" w:color="auto"/>
                              </w:divBdr>
                              <w:divsChild>
                                <w:div w:id="1044211811">
                                  <w:marLeft w:val="0"/>
                                  <w:marRight w:val="0"/>
                                  <w:marTop w:val="0"/>
                                  <w:marBottom w:val="0"/>
                                  <w:divBdr>
                                    <w:top w:val="none" w:sz="0" w:space="0" w:color="auto"/>
                                    <w:left w:val="none" w:sz="0" w:space="0" w:color="auto"/>
                                    <w:bottom w:val="none" w:sz="0" w:space="0" w:color="auto"/>
                                    <w:right w:val="none" w:sz="0" w:space="0" w:color="auto"/>
                                  </w:divBdr>
                                </w:div>
                                <w:div w:id="1411200512">
                                  <w:marLeft w:val="0"/>
                                  <w:marRight w:val="0"/>
                                  <w:marTop w:val="0"/>
                                  <w:marBottom w:val="0"/>
                                  <w:divBdr>
                                    <w:top w:val="none" w:sz="0" w:space="0" w:color="auto"/>
                                    <w:left w:val="none" w:sz="0" w:space="0" w:color="auto"/>
                                    <w:bottom w:val="none" w:sz="0" w:space="0" w:color="auto"/>
                                    <w:right w:val="none" w:sz="0" w:space="0" w:color="auto"/>
                                  </w:divBdr>
                                  <w:divsChild>
                                    <w:div w:id="632637671">
                                      <w:marLeft w:val="0"/>
                                      <w:marRight w:val="0"/>
                                      <w:marTop w:val="0"/>
                                      <w:marBottom w:val="0"/>
                                      <w:divBdr>
                                        <w:top w:val="none" w:sz="0" w:space="0" w:color="auto"/>
                                        <w:left w:val="none" w:sz="0" w:space="0" w:color="auto"/>
                                        <w:bottom w:val="none" w:sz="0" w:space="0" w:color="auto"/>
                                        <w:right w:val="none" w:sz="0" w:space="0" w:color="auto"/>
                                      </w:divBdr>
                                      <w:divsChild>
                                        <w:div w:id="114590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538652">
                              <w:marLeft w:val="0"/>
                              <w:marRight w:val="0"/>
                              <w:marTop w:val="0"/>
                              <w:marBottom w:val="0"/>
                              <w:divBdr>
                                <w:top w:val="none" w:sz="0" w:space="0" w:color="auto"/>
                                <w:left w:val="none" w:sz="0" w:space="0" w:color="auto"/>
                                <w:bottom w:val="none" w:sz="0" w:space="0" w:color="auto"/>
                                <w:right w:val="none" w:sz="0" w:space="0" w:color="auto"/>
                              </w:divBdr>
                              <w:divsChild>
                                <w:div w:id="1463116461">
                                  <w:marLeft w:val="0"/>
                                  <w:marRight w:val="0"/>
                                  <w:marTop w:val="0"/>
                                  <w:marBottom w:val="0"/>
                                  <w:divBdr>
                                    <w:top w:val="none" w:sz="0" w:space="0" w:color="auto"/>
                                    <w:left w:val="none" w:sz="0" w:space="0" w:color="auto"/>
                                    <w:bottom w:val="none" w:sz="0" w:space="0" w:color="auto"/>
                                    <w:right w:val="none" w:sz="0" w:space="0" w:color="auto"/>
                                  </w:divBdr>
                                </w:div>
                                <w:div w:id="1594053136">
                                  <w:marLeft w:val="0"/>
                                  <w:marRight w:val="0"/>
                                  <w:marTop w:val="0"/>
                                  <w:marBottom w:val="0"/>
                                  <w:divBdr>
                                    <w:top w:val="none" w:sz="0" w:space="0" w:color="auto"/>
                                    <w:left w:val="none" w:sz="0" w:space="0" w:color="auto"/>
                                    <w:bottom w:val="none" w:sz="0" w:space="0" w:color="auto"/>
                                    <w:right w:val="none" w:sz="0" w:space="0" w:color="auto"/>
                                  </w:divBdr>
                                  <w:divsChild>
                                    <w:div w:id="1307661050">
                                      <w:marLeft w:val="0"/>
                                      <w:marRight w:val="0"/>
                                      <w:marTop w:val="0"/>
                                      <w:marBottom w:val="0"/>
                                      <w:divBdr>
                                        <w:top w:val="none" w:sz="0" w:space="0" w:color="auto"/>
                                        <w:left w:val="none" w:sz="0" w:space="0" w:color="auto"/>
                                        <w:bottom w:val="none" w:sz="0" w:space="0" w:color="auto"/>
                                        <w:right w:val="none" w:sz="0" w:space="0" w:color="auto"/>
                                      </w:divBdr>
                                      <w:divsChild>
                                        <w:div w:id="103306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890461">
                              <w:marLeft w:val="0"/>
                              <w:marRight w:val="0"/>
                              <w:marTop w:val="0"/>
                              <w:marBottom w:val="0"/>
                              <w:divBdr>
                                <w:top w:val="none" w:sz="0" w:space="0" w:color="auto"/>
                                <w:left w:val="none" w:sz="0" w:space="0" w:color="auto"/>
                                <w:bottom w:val="none" w:sz="0" w:space="0" w:color="auto"/>
                                <w:right w:val="none" w:sz="0" w:space="0" w:color="auto"/>
                              </w:divBdr>
                              <w:divsChild>
                                <w:div w:id="988480988">
                                  <w:marLeft w:val="0"/>
                                  <w:marRight w:val="0"/>
                                  <w:marTop w:val="0"/>
                                  <w:marBottom w:val="0"/>
                                  <w:divBdr>
                                    <w:top w:val="none" w:sz="0" w:space="0" w:color="auto"/>
                                    <w:left w:val="none" w:sz="0" w:space="0" w:color="auto"/>
                                    <w:bottom w:val="none" w:sz="0" w:space="0" w:color="auto"/>
                                    <w:right w:val="none" w:sz="0" w:space="0" w:color="auto"/>
                                  </w:divBdr>
                                </w:div>
                                <w:div w:id="1650014313">
                                  <w:marLeft w:val="0"/>
                                  <w:marRight w:val="0"/>
                                  <w:marTop w:val="0"/>
                                  <w:marBottom w:val="0"/>
                                  <w:divBdr>
                                    <w:top w:val="none" w:sz="0" w:space="0" w:color="auto"/>
                                    <w:left w:val="none" w:sz="0" w:space="0" w:color="auto"/>
                                    <w:bottom w:val="none" w:sz="0" w:space="0" w:color="auto"/>
                                    <w:right w:val="none" w:sz="0" w:space="0" w:color="auto"/>
                                  </w:divBdr>
                                  <w:divsChild>
                                    <w:div w:id="1286812945">
                                      <w:marLeft w:val="0"/>
                                      <w:marRight w:val="0"/>
                                      <w:marTop w:val="0"/>
                                      <w:marBottom w:val="0"/>
                                      <w:divBdr>
                                        <w:top w:val="none" w:sz="0" w:space="0" w:color="auto"/>
                                        <w:left w:val="none" w:sz="0" w:space="0" w:color="auto"/>
                                        <w:bottom w:val="none" w:sz="0" w:space="0" w:color="auto"/>
                                        <w:right w:val="none" w:sz="0" w:space="0" w:color="auto"/>
                                      </w:divBdr>
                                      <w:divsChild>
                                        <w:div w:id="123504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882066">
                              <w:marLeft w:val="0"/>
                              <w:marRight w:val="0"/>
                              <w:marTop w:val="0"/>
                              <w:marBottom w:val="0"/>
                              <w:divBdr>
                                <w:top w:val="none" w:sz="0" w:space="0" w:color="auto"/>
                                <w:left w:val="none" w:sz="0" w:space="0" w:color="auto"/>
                                <w:bottom w:val="none" w:sz="0" w:space="0" w:color="auto"/>
                                <w:right w:val="none" w:sz="0" w:space="0" w:color="auto"/>
                              </w:divBdr>
                              <w:divsChild>
                                <w:div w:id="1719358161">
                                  <w:marLeft w:val="0"/>
                                  <w:marRight w:val="0"/>
                                  <w:marTop w:val="0"/>
                                  <w:marBottom w:val="0"/>
                                  <w:divBdr>
                                    <w:top w:val="none" w:sz="0" w:space="0" w:color="auto"/>
                                    <w:left w:val="none" w:sz="0" w:space="0" w:color="auto"/>
                                    <w:bottom w:val="none" w:sz="0" w:space="0" w:color="auto"/>
                                    <w:right w:val="none" w:sz="0" w:space="0" w:color="auto"/>
                                  </w:divBdr>
                                </w:div>
                                <w:div w:id="1313946350">
                                  <w:marLeft w:val="0"/>
                                  <w:marRight w:val="0"/>
                                  <w:marTop w:val="0"/>
                                  <w:marBottom w:val="0"/>
                                  <w:divBdr>
                                    <w:top w:val="none" w:sz="0" w:space="0" w:color="auto"/>
                                    <w:left w:val="none" w:sz="0" w:space="0" w:color="auto"/>
                                    <w:bottom w:val="none" w:sz="0" w:space="0" w:color="auto"/>
                                    <w:right w:val="none" w:sz="0" w:space="0" w:color="auto"/>
                                  </w:divBdr>
                                  <w:divsChild>
                                    <w:div w:id="1822885674">
                                      <w:marLeft w:val="0"/>
                                      <w:marRight w:val="0"/>
                                      <w:marTop w:val="0"/>
                                      <w:marBottom w:val="0"/>
                                      <w:divBdr>
                                        <w:top w:val="none" w:sz="0" w:space="0" w:color="auto"/>
                                        <w:left w:val="none" w:sz="0" w:space="0" w:color="auto"/>
                                        <w:bottom w:val="none" w:sz="0" w:space="0" w:color="auto"/>
                                        <w:right w:val="none" w:sz="0" w:space="0" w:color="auto"/>
                                      </w:divBdr>
                                      <w:divsChild>
                                        <w:div w:id="119985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849019">
                              <w:marLeft w:val="0"/>
                              <w:marRight w:val="0"/>
                              <w:marTop w:val="0"/>
                              <w:marBottom w:val="0"/>
                              <w:divBdr>
                                <w:top w:val="none" w:sz="0" w:space="0" w:color="auto"/>
                                <w:left w:val="none" w:sz="0" w:space="0" w:color="auto"/>
                                <w:bottom w:val="none" w:sz="0" w:space="0" w:color="auto"/>
                                <w:right w:val="none" w:sz="0" w:space="0" w:color="auto"/>
                              </w:divBdr>
                              <w:divsChild>
                                <w:div w:id="1121999705">
                                  <w:marLeft w:val="0"/>
                                  <w:marRight w:val="0"/>
                                  <w:marTop w:val="0"/>
                                  <w:marBottom w:val="0"/>
                                  <w:divBdr>
                                    <w:top w:val="none" w:sz="0" w:space="0" w:color="auto"/>
                                    <w:left w:val="none" w:sz="0" w:space="0" w:color="auto"/>
                                    <w:bottom w:val="none" w:sz="0" w:space="0" w:color="auto"/>
                                    <w:right w:val="none" w:sz="0" w:space="0" w:color="auto"/>
                                  </w:divBdr>
                                </w:div>
                                <w:div w:id="30501433">
                                  <w:marLeft w:val="0"/>
                                  <w:marRight w:val="0"/>
                                  <w:marTop w:val="0"/>
                                  <w:marBottom w:val="0"/>
                                  <w:divBdr>
                                    <w:top w:val="none" w:sz="0" w:space="0" w:color="auto"/>
                                    <w:left w:val="none" w:sz="0" w:space="0" w:color="auto"/>
                                    <w:bottom w:val="none" w:sz="0" w:space="0" w:color="auto"/>
                                    <w:right w:val="none" w:sz="0" w:space="0" w:color="auto"/>
                                  </w:divBdr>
                                  <w:divsChild>
                                    <w:div w:id="195894624">
                                      <w:marLeft w:val="0"/>
                                      <w:marRight w:val="0"/>
                                      <w:marTop w:val="0"/>
                                      <w:marBottom w:val="0"/>
                                      <w:divBdr>
                                        <w:top w:val="none" w:sz="0" w:space="0" w:color="auto"/>
                                        <w:left w:val="none" w:sz="0" w:space="0" w:color="auto"/>
                                        <w:bottom w:val="none" w:sz="0" w:space="0" w:color="auto"/>
                                        <w:right w:val="none" w:sz="0" w:space="0" w:color="auto"/>
                                      </w:divBdr>
                                      <w:divsChild>
                                        <w:div w:id="41636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766275">
                              <w:marLeft w:val="0"/>
                              <w:marRight w:val="0"/>
                              <w:marTop w:val="0"/>
                              <w:marBottom w:val="0"/>
                              <w:divBdr>
                                <w:top w:val="none" w:sz="0" w:space="0" w:color="auto"/>
                                <w:left w:val="none" w:sz="0" w:space="0" w:color="auto"/>
                                <w:bottom w:val="none" w:sz="0" w:space="0" w:color="auto"/>
                                <w:right w:val="none" w:sz="0" w:space="0" w:color="auto"/>
                              </w:divBdr>
                              <w:divsChild>
                                <w:div w:id="2092386781">
                                  <w:marLeft w:val="0"/>
                                  <w:marRight w:val="0"/>
                                  <w:marTop w:val="0"/>
                                  <w:marBottom w:val="0"/>
                                  <w:divBdr>
                                    <w:top w:val="none" w:sz="0" w:space="0" w:color="auto"/>
                                    <w:left w:val="none" w:sz="0" w:space="0" w:color="auto"/>
                                    <w:bottom w:val="none" w:sz="0" w:space="0" w:color="auto"/>
                                    <w:right w:val="none" w:sz="0" w:space="0" w:color="auto"/>
                                  </w:divBdr>
                                </w:div>
                                <w:div w:id="1932396493">
                                  <w:marLeft w:val="0"/>
                                  <w:marRight w:val="0"/>
                                  <w:marTop w:val="0"/>
                                  <w:marBottom w:val="0"/>
                                  <w:divBdr>
                                    <w:top w:val="none" w:sz="0" w:space="0" w:color="auto"/>
                                    <w:left w:val="none" w:sz="0" w:space="0" w:color="auto"/>
                                    <w:bottom w:val="none" w:sz="0" w:space="0" w:color="auto"/>
                                    <w:right w:val="none" w:sz="0" w:space="0" w:color="auto"/>
                                  </w:divBdr>
                                  <w:divsChild>
                                    <w:div w:id="466169609">
                                      <w:marLeft w:val="0"/>
                                      <w:marRight w:val="0"/>
                                      <w:marTop w:val="0"/>
                                      <w:marBottom w:val="0"/>
                                      <w:divBdr>
                                        <w:top w:val="none" w:sz="0" w:space="0" w:color="auto"/>
                                        <w:left w:val="none" w:sz="0" w:space="0" w:color="auto"/>
                                        <w:bottom w:val="none" w:sz="0" w:space="0" w:color="auto"/>
                                        <w:right w:val="none" w:sz="0" w:space="0" w:color="auto"/>
                                      </w:divBdr>
                                      <w:divsChild>
                                        <w:div w:id="107940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49103">
                              <w:marLeft w:val="0"/>
                              <w:marRight w:val="0"/>
                              <w:marTop w:val="0"/>
                              <w:marBottom w:val="0"/>
                              <w:divBdr>
                                <w:top w:val="none" w:sz="0" w:space="0" w:color="auto"/>
                                <w:left w:val="none" w:sz="0" w:space="0" w:color="auto"/>
                                <w:bottom w:val="none" w:sz="0" w:space="0" w:color="auto"/>
                                <w:right w:val="none" w:sz="0" w:space="0" w:color="auto"/>
                              </w:divBdr>
                              <w:divsChild>
                                <w:div w:id="1152988276">
                                  <w:marLeft w:val="0"/>
                                  <w:marRight w:val="0"/>
                                  <w:marTop w:val="0"/>
                                  <w:marBottom w:val="0"/>
                                  <w:divBdr>
                                    <w:top w:val="none" w:sz="0" w:space="0" w:color="auto"/>
                                    <w:left w:val="none" w:sz="0" w:space="0" w:color="auto"/>
                                    <w:bottom w:val="none" w:sz="0" w:space="0" w:color="auto"/>
                                    <w:right w:val="none" w:sz="0" w:space="0" w:color="auto"/>
                                  </w:divBdr>
                                </w:div>
                                <w:div w:id="1768848926">
                                  <w:marLeft w:val="0"/>
                                  <w:marRight w:val="0"/>
                                  <w:marTop w:val="0"/>
                                  <w:marBottom w:val="0"/>
                                  <w:divBdr>
                                    <w:top w:val="none" w:sz="0" w:space="0" w:color="auto"/>
                                    <w:left w:val="none" w:sz="0" w:space="0" w:color="auto"/>
                                    <w:bottom w:val="none" w:sz="0" w:space="0" w:color="auto"/>
                                    <w:right w:val="none" w:sz="0" w:space="0" w:color="auto"/>
                                  </w:divBdr>
                                  <w:divsChild>
                                    <w:div w:id="448935165">
                                      <w:marLeft w:val="0"/>
                                      <w:marRight w:val="0"/>
                                      <w:marTop w:val="0"/>
                                      <w:marBottom w:val="0"/>
                                      <w:divBdr>
                                        <w:top w:val="none" w:sz="0" w:space="0" w:color="auto"/>
                                        <w:left w:val="none" w:sz="0" w:space="0" w:color="auto"/>
                                        <w:bottom w:val="none" w:sz="0" w:space="0" w:color="auto"/>
                                        <w:right w:val="none" w:sz="0" w:space="0" w:color="auto"/>
                                      </w:divBdr>
                                      <w:divsChild>
                                        <w:div w:id="176318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607835">
                              <w:marLeft w:val="0"/>
                              <w:marRight w:val="0"/>
                              <w:marTop w:val="0"/>
                              <w:marBottom w:val="0"/>
                              <w:divBdr>
                                <w:top w:val="none" w:sz="0" w:space="0" w:color="auto"/>
                                <w:left w:val="none" w:sz="0" w:space="0" w:color="auto"/>
                                <w:bottom w:val="none" w:sz="0" w:space="0" w:color="auto"/>
                                <w:right w:val="none" w:sz="0" w:space="0" w:color="auto"/>
                              </w:divBdr>
                              <w:divsChild>
                                <w:div w:id="328481462">
                                  <w:marLeft w:val="0"/>
                                  <w:marRight w:val="0"/>
                                  <w:marTop w:val="0"/>
                                  <w:marBottom w:val="0"/>
                                  <w:divBdr>
                                    <w:top w:val="none" w:sz="0" w:space="0" w:color="auto"/>
                                    <w:left w:val="none" w:sz="0" w:space="0" w:color="auto"/>
                                    <w:bottom w:val="none" w:sz="0" w:space="0" w:color="auto"/>
                                    <w:right w:val="none" w:sz="0" w:space="0" w:color="auto"/>
                                  </w:divBdr>
                                </w:div>
                                <w:div w:id="1022364586">
                                  <w:marLeft w:val="0"/>
                                  <w:marRight w:val="0"/>
                                  <w:marTop w:val="0"/>
                                  <w:marBottom w:val="0"/>
                                  <w:divBdr>
                                    <w:top w:val="none" w:sz="0" w:space="0" w:color="auto"/>
                                    <w:left w:val="none" w:sz="0" w:space="0" w:color="auto"/>
                                    <w:bottom w:val="none" w:sz="0" w:space="0" w:color="auto"/>
                                    <w:right w:val="none" w:sz="0" w:space="0" w:color="auto"/>
                                  </w:divBdr>
                                  <w:divsChild>
                                    <w:div w:id="1574123539">
                                      <w:marLeft w:val="0"/>
                                      <w:marRight w:val="0"/>
                                      <w:marTop w:val="0"/>
                                      <w:marBottom w:val="0"/>
                                      <w:divBdr>
                                        <w:top w:val="none" w:sz="0" w:space="0" w:color="auto"/>
                                        <w:left w:val="none" w:sz="0" w:space="0" w:color="auto"/>
                                        <w:bottom w:val="none" w:sz="0" w:space="0" w:color="auto"/>
                                        <w:right w:val="none" w:sz="0" w:space="0" w:color="auto"/>
                                      </w:divBdr>
                                      <w:divsChild>
                                        <w:div w:id="19767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251654">
                              <w:marLeft w:val="0"/>
                              <w:marRight w:val="0"/>
                              <w:marTop w:val="0"/>
                              <w:marBottom w:val="0"/>
                              <w:divBdr>
                                <w:top w:val="none" w:sz="0" w:space="0" w:color="auto"/>
                                <w:left w:val="none" w:sz="0" w:space="0" w:color="auto"/>
                                <w:bottom w:val="none" w:sz="0" w:space="0" w:color="auto"/>
                                <w:right w:val="none" w:sz="0" w:space="0" w:color="auto"/>
                              </w:divBdr>
                              <w:divsChild>
                                <w:div w:id="722871777">
                                  <w:marLeft w:val="0"/>
                                  <w:marRight w:val="0"/>
                                  <w:marTop w:val="0"/>
                                  <w:marBottom w:val="0"/>
                                  <w:divBdr>
                                    <w:top w:val="none" w:sz="0" w:space="0" w:color="auto"/>
                                    <w:left w:val="none" w:sz="0" w:space="0" w:color="auto"/>
                                    <w:bottom w:val="none" w:sz="0" w:space="0" w:color="auto"/>
                                    <w:right w:val="none" w:sz="0" w:space="0" w:color="auto"/>
                                  </w:divBdr>
                                  <w:divsChild>
                                    <w:div w:id="692263228">
                                      <w:marLeft w:val="0"/>
                                      <w:marRight w:val="0"/>
                                      <w:marTop w:val="0"/>
                                      <w:marBottom w:val="0"/>
                                      <w:divBdr>
                                        <w:top w:val="none" w:sz="0" w:space="0" w:color="auto"/>
                                        <w:left w:val="none" w:sz="0" w:space="0" w:color="auto"/>
                                        <w:bottom w:val="none" w:sz="0" w:space="0" w:color="auto"/>
                                        <w:right w:val="none" w:sz="0" w:space="0" w:color="auto"/>
                                      </w:divBdr>
                                      <w:divsChild>
                                        <w:div w:id="24892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838359">
                              <w:marLeft w:val="0"/>
                              <w:marRight w:val="0"/>
                              <w:marTop w:val="0"/>
                              <w:marBottom w:val="0"/>
                              <w:divBdr>
                                <w:top w:val="none" w:sz="0" w:space="0" w:color="auto"/>
                                <w:left w:val="none" w:sz="0" w:space="0" w:color="auto"/>
                                <w:bottom w:val="none" w:sz="0" w:space="0" w:color="auto"/>
                                <w:right w:val="none" w:sz="0" w:space="0" w:color="auto"/>
                              </w:divBdr>
                              <w:divsChild>
                                <w:div w:id="1095058391">
                                  <w:marLeft w:val="0"/>
                                  <w:marRight w:val="0"/>
                                  <w:marTop w:val="0"/>
                                  <w:marBottom w:val="0"/>
                                  <w:divBdr>
                                    <w:top w:val="none" w:sz="0" w:space="0" w:color="auto"/>
                                    <w:left w:val="none" w:sz="0" w:space="0" w:color="auto"/>
                                    <w:bottom w:val="none" w:sz="0" w:space="0" w:color="auto"/>
                                    <w:right w:val="none" w:sz="0" w:space="0" w:color="auto"/>
                                  </w:divBdr>
                                </w:div>
                                <w:div w:id="873662216">
                                  <w:marLeft w:val="0"/>
                                  <w:marRight w:val="0"/>
                                  <w:marTop w:val="0"/>
                                  <w:marBottom w:val="0"/>
                                  <w:divBdr>
                                    <w:top w:val="none" w:sz="0" w:space="0" w:color="auto"/>
                                    <w:left w:val="none" w:sz="0" w:space="0" w:color="auto"/>
                                    <w:bottom w:val="none" w:sz="0" w:space="0" w:color="auto"/>
                                    <w:right w:val="none" w:sz="0" w:space="0" w:color="auto"/>
                                  </w:divBdr>
                                  <w:divsChild>
                                    <w:div w:id="876963278">
                                      <w:marLeft w:val="0"/>
                                      <w:marRight w:val="0"/>
                                      <w:marTop w:val="0"/>
                                      <w:marBottom w:val="0"/>
                                      <w:divBdr>
                                        <w:top w:val="none" w:sz="0" w:space="0" w:color="auto"/>
                                        <w:left w:val="none" w:sz="0" w:space="0" w:color="auto"/>
                                        <w:bottom w:val="none" w:sz="0" w:space="0" w:color="auto"/>
                                        <w:right w:val="none" w:sz="0" w:space="0" w:color="auto"/>
                                      </w:divBdr>
                                      <w:divsChild>
                                        <w:div w:id="84790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5459224">
                      <w:marLeft w:val="0"/>
                      <w:marRight w:val="0"/>
                      <w:marTop w:val="0"/>
                      <w:marBottom w:val="0"/>
                      <w:divBdr>
                        <w:top w:val="none" w:sz="0" w:space="0" w:color="auto"/>
                        <w:left w:val="none" w:sz="0" w:space="0" w:color="auto"/>
                        <w:bottom w:val="none" w:sz="0" w:space="0" w:color="auto"/>
                        <w:right w:val="none" w:sz="0" w:space="0" w:color="auto"/>
                      </w:divBdr>
                      <w:divsChild>
                        <w:div w:id="1617830643">
                          <w:marLeft w:val="-102"/>
                          <w:marRight w:val="-102"/>
                          <w:marTop w:val="0"/>
                          <w:marBottom w:val="0"/>
                          <w:divBdr>
                            <w:top w:val="none" w:sz="0" w:space="0" w:color="auto"/>
                            <w:left w:val="none" w:sz="0" w:space="0" w:color="auto"/>
                            <w:bottom w:val="none" w:sz="0" w:space="0" w:color="auto"/>
                            <w:right w:val="none" w:sz="0" w:space="0" w:color="auto"/>
                          </w:divBdr>
                          <w:divsChild>
                            <w:div w:id="510681831">
                              <w:marLeft w:val="0"/>
                              <w:marRight w:val="0"/>
                              <w:marTop w:val="0"/>
                              <w:marBottom w:val="0"/>
                              <w:divBdr>
                                <w:top w:val="none" w:sz="0" w:space="0" w:color="auto"/>
                                <w:left w:val="none" w:sz="0" w:space="0" w:color="auto"/>
                                <w:bottom w:val="none" w:sz="0" w:space="0" w:color="auto"/>
                                <w:right w:val="none" w:sz="0" w:space="0" w:color="auto"/>
                              </w:divBdr>
                              <w:divsChild>
                                <w:div w:id="1028488335">
                                  <w:marLeft w:val="0"/>
                                  <w:marRight w:val="0"/>
                                  <w:marTop w:val="0"/>
                                  <w:marBottom w:val="0"/>
                                  <w:divBdr>
                                    <w:top w:val="none" w:sz="0" w:space="0" w:color="auto"/>
                                    <w:left w:val="none" w:sz="0" w:space="0" w:color="auto"/>
                                    <w:bottom w:val="none" w:sz="0" w:space="0" w:color="auto"/>
                                    <w:right w:val="none" w:sz="0" w:space="0" w:color="auto"/>
                                  </w:divBdr>
                                  <w:divsChild>
                                    <w:div w:id="1505583417">
                                      <w:marLeft w:val="0"/>
                                      <w:marRight w:val="0"/>
                                      <w:marTop w:val="0"/>
                                      <w:marBottom w:val="0"/>
                                      <w:divBdr>
                                        <w:top w:val="none" w:sz="0" w:space="0" w:color="auto"/>
                                        <w:left w:val="none" w:sz="0" w:space="0" w:color="auto"/>
                                        <w:bottom w:val="none" w:sz="0" w:space="0" w:color="auto"/>
                                        <w:right w:val="none" w:sz="0" w:space="0" w:color="auto"/>
                                      </w:divBdr>
                                      <w:divsChild>
                                        <w:div w:id="968245084">
                                          <w:marLeft w:val="0"/>
                                          <w:marRight w:val="0"/>
                                          <w:marTop w:val="0"/>
                                          <w:marBottom w:val="0"/>
                                          <w:divBdr>
                                            <w:top w:val="none" w:sz="0" w:space="0" w:color="auto"/>
                                            <w:left w:val="none" w:sz="0" w:space="0" w:color="auto"/>
                                            <w:bottom w:val="none" w:sz="0" w:space="0" w:color="auto"/>
                                            <w:right w:val="none" w:sz="0" w:space="0" w:color="auto"/>
                                          </w:divBdr>
                                        </w:div>
                                      </w:divsChild>
                                    </w:div>
                                    <w:div w:id="2040813608">
                                      <w:marLeft w:val="0"/>
                                      <w:marRight w:val="0"/>
                                      <w:marTop w:val="0"/>
                                      <w:marBottom w:val="0"/>
                                      <w:divBdr>
                                        <w:top w:val="none" w:sz="0" w:space="0" w:color="auto"/>
                                        <w:left w:val="none" w:sz="0" w:space="0" w:color="auto"/>
                                        <w:bottom w:val="none" w:sz="0" w:space="0" w:color="auto"/>
                                        <w:right w:val="none" w:sz="0" w:space="0" w:color="auto"/>
                                      </w:divBdr>
                                    </w:div>
                                    <w:div w:id="13992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310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14194">
      <w:bodyDiv w:val="1"/>
      <w:marLeft w:val="0"/>
      <w:marRight w:val="0"/>
      <w:marTop w:val="0"/>
      <w:marBottom w:val="0"/>
      <w:divBdr>
        <w:top w:val="none" w:sz="0" w:space="0" w:color="auto"/>
        <w:left w:val="none" w:sz="0" w:space="0" w:color="auto"/>
        <w:bottom w:val="none" w:sz="0" w:space="0" w:color="auto"/>
        <w:right w:val="none" w:sz="0" w:space="0" w:color="auto"/>
      </w:divBdr>
      <w:divsChild>
        <w:div w:id="171797929">
          <w:marLeft w:val="0"/>
          <w:marRight w:val="0"/>
          <w:marTop w:val="0"/>
          <w:marBottom w:val="171"/>
          <w:divBdr>
            <w:top w:val="none" w:sz="0" w:space="0" w:color="auto"/>
            <w:left w:val="none" w:sz="0" w:space="0" w:color="auto"/>
            <w:bottom w:val="none" w:sz="0" w:space="0" w:color="auto"/>
            <w:right w:val="none" w:sz="0" w:space="0" w:color="auto"/>
          </w:divBdr>
          <w:divsChild>
            <w:div w:id="1920090520">
              <w:marLeft w:val="0"/>
              <w:marRight w:val="0"/>
              <w:marTop w:val="0"/>
              <w:marBottom w:val="0"/>
              <w:divBdr>
                <w:top w:val="none" w:sz="0" w:space="0" w:color="auto"/>
                <w:left w:val="none" w:sz="0" w:space="0" w:color="auto"/>
                <w:bottom w:val="none" w:sz="0" w:space="0" w:color="auto"/>
                <w:right w:val="none" w:sz="0" w:space="0" w:color="auto"/>
              </w:divBdr>
              <w:divsChild>
                <w:div w:id="1302728758">
                  <w:marLeft w:val="0"/>
                  <w:marRight w:val="0"/>
                  <w:marTop w:val="205"/>
                  <w:marBottom w:val="273"/>
                  <w:divBdr>
                    <w:top w:val="none" w:sz="0" w:space="0" w:color="auto"/>
                    <w:left w:val="none" w:sz="0" w:space="0" w:color="auto"/>
                    <w:bottom w:val="none" w:sz="0" w:space="0" w:color="auto"/>
                    <w:right w:val="none" w:sz="0" w:space="0" w:color="auto"/>
                  </w:divBdr>
                  <w:divsChild>
                    <w:div w:id="177073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580082">
          <w:marLeft w:val="0"/>
          <w:marRight w:val="0"/>
          <w:marTop w:val="0"/>
          <w:marBottom w:val="171"/>
          <w:divBdr>
            <w:top w:val="none" w:sz="0" w:space="0" w:color="auto"/>
            <w:left w:val="none" w:sz="0" w:space="0" w:color="auto"/>
            <w:bottom w:val="none" w:sz="0" w:space="0" w:color="auto"/>
            <w:right w:val="none" w:sz="0" w:space="0" w:color="auto"/>
          </w:divBdr>
          <w:divsChild>
            <w:div w:id="419567527">
              <w:marLeft w:val="0"/>
              <w:marRight w:val="0"/>
              <w:marTop w:val="0"/>
              <w:marBottom w:val="0"/>
              <w:divBdr>
                <w:top w:val="none" w:sz="0" w:space="0" w:color="auto"/>
                <w:left w:val="none" w:sz="0" w:space="0" w:color="auto"/>
                <w:bottom w:val="none" w:sz="0" w:space="0" w:color="auto"/>
                <w:right w:val="none" w:sz="0" w:space="0" w:color="auto"/>
              </w:divBdr>
            </w:div>
            <w:div w:id="1605765476">
              <w:marLeft w:val="0"/>
              <w:marRight w:val="0"/>
              <w:marTop w:val="0"/>
              <w:marBottom w:val="0"/>
              <w:divBdr>
                <w:top w:val="none" w:sz="0" w:space="0" w:color="auto"/>
                <w:left w:val="none" w:sz="0" w:space="0" w:color="auto"/>
                <w:bottom w:val="none" w:sz="0" w:space="0" w:color="auto"/>
                <w:right w:val="none" w:sz="0" w:space="0" w:color="auto"/>
              </w:divBdr>
              <w:divsChild>
                <w:div w:id="2011447750">
                  <w:marLeft w:val="0"/>
                  <w:marRight w:val="0"/>
                  <w:marTop w:val="205"/>
                  <w:marBottom w:val="273"/>
                  <w:divBdr>
                    <w:top w:val="none" w:sz="0" w:space="0" w:color="auto"/>
                    <w:left w:val="none" w:sz="0" w:space="0" w:color="auto"/>
                    <w:bottom w:val="none" w:sz="0" w:space="0" w:color="auto"/>
                    <w:right w:val="none" w:sz="0" w:space="0" w:color="auto"/>
                  </w:divBdr>
                  <w:divsChild>
                    <w:div w:id="214323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573903">
          <w:marLeft w:val="0"/>
          <w:marRight w:val="0"/>
          <w:marTop w:val="0"/>
          <w:marBottom w:val="171"/>
          <w:divBdr>
            <w:top w:val="none" w:sz="0" w:space="0" w:color="auto"/>
            <w:left w:val="none" w:sz="0" w:space="0" w:color="auto"/>
            <w:bottom w:val="none" w:sz="0" w:space="0" w:color="auto"/>
            <w:right w:val="none" w:sz="0" w:space="0" w:color="auto"/>
          </w:divBdr>
          <w:divsChild>
            <w:div w:id="1369767964">
              <w:marLeft w:val="0"/>
              <w:marRight w:val="0"/>
              <w:marTop w:val="0"/>
              <w:marBottom w:val="0"/>
              <w:divBdr>
                <w:top w:val="none" w:sz="0" w:space="0" w:color="auto"/>
                <w:left w:val="none" w:sz="0" w:space="0" w:color="auto"/>
                <w:bottom w:val="none" w:sz="0" w:space="0" w:color="auto"/>
                <w:right w:val="none" w:sz="0" w:space="0" w:color="auto"/>
              </w:divBdr>
            </w:div>
            <w:div w:id="1891108389">
              <w:marLeft w:val="0"/>
              <w:marRight w:val="0"/>
              <w:marTop w:val="0"/>
              <w:marBottom w:val="0"/>
              <w:divBdr>
                <w:top w:val="none" w:sz="0" w:space="0" w:color="auto"/>
                <w:left w:val="none" w:sz="0" w:space="0" w:color="auto"/>
                <w:bottom w:val="none" w:sz="0" w:space="0" w:color="auto"/>
                <w:right w:val="none" w:sz="0" w:space="0" w:color="auto"/>
              </w:divBdr>
              <w:divsChild>
                <w:div w:id="1927569641">
                  <w:marLeft w:val="0"/>
                  <w:marRight w:val="0"/>
                  <w:marTop w:val="205"/>
                  <w:marBottom w:val="273"/>
                  <w:divBdr>
                    <w:top w:val="none" w:sz="0" w:space="0" w:color="auto"/>
                    <w:left w:val="none" w:sz="0" w:space="0" w:color="auto"/>
                    <w:bottom w:val="none" w:sz="0" w:space="0" w:color="auto"/>
                    <w:right w:val="none" w:sz="0" w:space="0" w:color="auto"/>
                  </w:divBdr>
                  <w:divsChild>
                    <w:div w:id="120941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271968">
          <w:marLeft w:val="0"/>
          <w:marRight w:val="0"/>
          <w:marTop w:val="0"/>
          <w:marBottom w:val="171"/>
          <w:divBdr>
            <w:top w:val="none" w:sz="0" w:space="0" w:color="auto"/>
            <w:left w:val="none" w:sz="0" w:space="0" w:color="auto"/>
            <w:bottom w:val="none" w:sz="0" w:space="0" w:color="auto"/>
            <w:right w:val="none" w:sz="0" w:space="0" w:color="auto"/>
          </w:divBdr>
          <w:divsChild>
            <w:div w:id="1712995505">
              <w:marLeft w:val="0"/>
              <w:marRight w:val="0"/>
              <w:marTop w:val="0"/>
              <w:marBottom w:val="0"/>
              <w:divBdr>
                <w:top w:val="none" w:sz="0" w:space="0" w:color="auto"/>
                <w:left w:val="none" w:sz="0" w:space="0" w:color="auto"/>
                <w:bottom w:val="none" w:sz="0" w:space="0" w:color="auto"/>
                <w:right w:val="none" w:sz="0" w:space="0" w:color="auto"/>
              </w:divBdr>
            </w:div>
            <w:div w:id="649092648">
              <w:marLeft w:val="0"/>
              <w:marRight w:val="0"/>
              <w:marTop w:val="0"/>
              <w:marBottom w:val="0"/>
              <w:divBdr>
                <w:top w:val="none" w:sz="0" w:space="0" w:color="auto"/>
                <w:left w:val="none" w:sz="0" w:space="0" w:color="auto"/>
                <w:bottom w:val="none" w:sz="0" w:space="0" w:color="auto"/>
                <w:right w:val="none" w:sz="0" w:space="0" w:color="auto"/>
              </w:divBdr>
              <w:divsChild>
                <w:div w:id="831988286">
                  <w:marLeft w:val="0"/>
                  <w:marRight w:val="0"/>
                  <w:marTop w:val="205"/>
                  <w:marBottom w:val="273"/>
                  <w:divBdr>
                    <w:top w:val="none" w:sz="0" w:space="0" w:color="auto"/>
                    <w:left w:val="none" w:sz="0" w:space="0" w:color="auto"/>
                    <w:bottom w:val="none" w:sz="0" w:space="0" w:color="auto"/>
                    <w:right w:val="none" w:sz="0" w:space="0" w:color="auto"/>
                  </w:divBdr>
                  <w:divsChild>
                    <w:div w:id="181718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713968">
          <w:marLeft w:val="0"/>
          <w:marRight w:val="0"/>
          <w:marTop w:val="0"/>
          <w:marBottom w:val="171"/>
          <w:divBdr>
            <w:top w:val="none" w:sz="0" w:space="0" w:color="auto"/>
            <w:left w:val="none" w:sz="0" w:space="0" w:color="auto"/>
            <w:bottom w:val="none" w:sz="0" w:space="0" w:color="auto"/>
            <w:right w:val="none" w:sz="0" w:space="0" w:color="auto"/>
          </w:divBdr>
          <w:divsChild>
            <w:div w:id="798449810">
              <w:marLeft w:val="0"/>
              <w:marRight w:val="0"/>
              <w:marTop w:val="0"/>
              <w:marBottom w:val="0"/>
              <w:divBdr>
                <w:top w:val="none" w:sz="0" w:space="0" w:color="auto"/>
                <w:left w:val="none" w:sz="0" w:space="0" w:color="auto"/>
                <w:bottom w:val="none" w:sz="0" w:space="0" w:color="auto"/>
                <w:right w:val="none" w:sz="0" w:space="0" w:color="auto"/>
              </w:divBdr>
            </w:div>
            <w:div w:id="1662273921">
              <w:marLeft w:val="0"/>
              <w:marRight w:val="0"/>
              <w:marTop w:val="0"/>
              <w:marBottom w:val="0"/>
              <w:divBdr>
                <w:top w:val="none" w:sz="0" w:space="0" w:color="auto"/>
                <w:left w:val="none" w:sz="0" w:space="0" w:color="auto"/>
                <w:bottom w:val="none" w:sz="0" w:space="0" w:color="auto"/>
                <w:right w:val="none" w:sz="0" w:space="0" w:color="auto"/>
              </w:divBdr>
              <w:divsChild>
                <w:div w:id="409232490">
                  <w:marLeft w:val="0"/>
                  <w:marRight w:val="0"/>
                  <w:marTop w:val="205"/>
                  <w:marBottom w:val="273"/>
                  <w:divBdr>
                    <w:top w:val="none" w:sz="0" w:space="0" w:color="auto"/>
                    <w:left w:val="none" w:sz="0" w:space="0" w:color="auto"/>
                    <w:bottom w:val="none" w:sz="0" w:space="0" w:color="auto"/>
                    <w:right w:val="none" w:sz="0" w:space="0" w:color="auto"/>
                  </w:divBdr>
                  <w:divsChild>
                    <w:div w:id="183291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649707">
          <w:marLeft w:val="0"/>
          <w:marRight w:val="0"/>
          <w:marTop w:val="0"/>
          <w:marBottom w:val="171"/>
          <w:divBdr>
            <w:top w:val="none" w:sz="0" w:space="0" w:color="auto"/>
            <w:left w:val="none" w:sz="0" w:space="0" w:color="auto"/>
            <w:bottom w:val="none" w:sz="0" w:space="0" w:color="auto"/>
            <w:right w:val="none" w:sz="0" w:space="0" w:color="auto"/>
          </w:divBdr>
          <w:divsChild>
            <w:div w:id="618148389">
              <w:marLeft w:val="0"/>
              <w:marRight w:val="0"/>
              <w:marTop w:val="0"/>
              <w:marBottom w:val="0"/>
              <w:divBdr>
                <w:top w:val="none" w:sz="0" w:space="0" w:color="auto"/>
                <w:left w:val="none" w:sz="0" w:space="0" w:color="auto"/>
                <w:bottom w:val="none" w:sz="0" w:space="0" w:color="auto"/>
                <w:right w:val="none" w:sz="0" w:space="0" w:color="auto"/>
              </w:divBdr>
            </w:div>
            <w:div w:id="1575965733">
              <w:marLeft w:val="0"/>
              <w:marRight w:val="0"/>
              <w:marTop w:val="0"/>
              <w:marBottom w:val="0"/>
              <w:divBdr>
                <w:top w:val="none" w:sz="0" w:space="0" w:color="auto"/>
                <w:left w:val="none" w:sz="0" w:space="0" w:color="auto"/>
                <w:bottom w:val="none" w:sz="0" w:space="0" w:color="auto"/>
                <w:right w:val="none" w:sz="0" w:space="0" w:color="auto"/>
              </w:divBdr>
              <w:divsChild>
                <w:div w:id="132337659">
                  <w:marLeft w:val="0"/>
                  <w:marRight w:val="0"/>
                  <w:marTop w:val="205"/>
                  <w:marBottom w:val="273"/>
                  <w:divBdr>
                    <w:top w:val="none" w:sz="0" w:space="0" w:color="auto"/>
                    <w:left w:val="none" w:sz="0" w:space="0" w:color="auto"/>
                    <w:bottom w:val="none" w:sz="0" w:space="0" w:color="auto"/>
                    <w:right w:val="none" w:sz="0" w:space="0" w:color="auto"/>
                  </w:divBdr>
                  <w:divsChild>
                    <w:div w:id="126989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009319">
          <w:marLeft w:val="0"/>
          <w:marRight w:val="0"/>
          <w:marTop w:val="0"/>
          <w:marBottom w:val="171"/>
          <w:divBdr>
            <w:top w:val="none" w:sz="0" w:space="0" w:color="auto"/>
            <w:left w:val="none" w:sz="0" w:space="0" w:color="auto"/>
            <w:bottom w:val="none" w:sz="0" w:space="0" w:color="auto"/>
            <w:right w:val="none" w:sz="0" w:space="0" w:color="auto"/>
          </w:divBdr>
          <w:divsChild>
            <w:div w:id="560098733">
              <w:marLeft w:val="0"/>
              <w:marRight w:val="0"/>
              <w:marTop w:val="0"/>
              <w:marBottom w:val="0"/>
              <w:divBdr>
                <w:top w:val="none" w:sz="0" w:space="0" w:color="auto"/>
                <w:left w:val="none" w:sz="0" w:space="0" w:color="auto"/>
                <w:bottom w:val="none" w:sz="0" w:space="0" w:color="auto"/>
                <w:right w:val="none" w:sz="0" w:space="0" w:color="auto"/>
              </w:divBdr>
            </w:div>
            <w:div w:id="112678615">
              <w:marLeft w:val="0"/>
              <w:marRight w:val="0"/>
              <w:marTop w:val="0"/>
              <w:marBottom w:val="0"/>
              <w:divBdr>
                <w:top w:val="none" w:sz="0" w:space="0" w:color="auto"/>
                <w:left w:val="none" w:sz="0" w:space="0" w:color="auto"/>
                <w:bottom w:val="none" w:sz="0" w:space="0" w:color="auto"/>
                <w:right w:val="none" w:sz="0" w:space="0" w:color="auto"/>
              </w:divBdr>
              <w:divsChild>
                <w:div w:id="682322755">
                  <w:marLeft w:val="0"/>
                  <w:marRight w:val="0"/>
                  <w:marTop w:val="205"/>
                  <w:marBottom w:val="273"/>
                  <w:divBdr>
                    <w:top w:val="none" w:sz="0" w:space="0" w:color="auto"/>
                    <w:left w:val="none" w:sz="0" w:space="0" w:color="auto"/>
                    <w:bottom w:val="none" w:sz="0" w:space="0" w:color="auto"/>
                    <w:right w:val="none" w:sz="0" w:space="0" w:color="auto"/>
                  </w:divBdr>
                  <w:divsChild>
                    <w:div w:id="101149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606507">
          <w:marLeft w:val="0"/>
          <w:marRight w:val="0"/>
          <w:marTop w:val="0"/>
          <w:marBottom w:val="171"/>
          <w:divBdr>
            <w:top w:val="none" w:sz="0" w:space="0" w:color="auto"/>
            <w:left w:val="none" w:sz="0" w:space="0" w:color="auto"/>
            <w:bottom w:val="none" w:sz="0" w:space="0" w:color="auto"/>
            <w:right w:val="none" w:sz="0" w:space="0" w:color="auto"/>
          </w:divBdr>
          <w:divsChild>
            <w:div w:id="1803497278">
              <w:marLeft w:val="0"/>
              <w:marRight w:val="0"/>
              <w:marTop w:val="0"/>
              <w:marBottom w:val="0"/>
              <w:divBdr>
                <w:top w:val="none" w:sz="0" w:space="0" w:color="auto"/>
                <w:left w:val="none" w:sz="0" w:space="0" w:color="auto"/>
                <w:bottom w:val="none" w:sz="0" w:space="0" w:color="auto"/>
                <w:right w:val="none" w:sz="0" w:space="0" w:color="auto"/>
              </w:divBdr>
            </w:div>
            <w:div w:id="25638568">
              <w:marLeft w:val="0"/>
              <w:marRight w:val="0"/>
              <w:marTop w:val="0"/>
              <w:marBottom w:val="0"/>
              <w:divBdr>
                <w:top w:val="none" w:sz="0" w:space="0" w:color="auto"/>
                <w:left w:val="none" w:sz="0" w:space="0" w:color="auto"/>
                <w:bottom w:val="none" w:sz="0" w:space="0" w:color="auto"/>
                <w:right w:val="none" w:sz="0" w:space="0" w:color="auto"/>
              </w:divBdr>
              <w:divsChild>
                <w:div w:id="1180435686">
                  <w:marLeft w:val="0"/>
                  <w:marRight w:val="0"/>
                  <w:marTop w:val="205"/>
                  <w:marBottom w:val="273"/>
                  <w:divBdr>
                    <w:top w:val="none" w:sz="0" w:space="0" w:color="auto"/>
                    <w:left w:val="none" w:sz="0" w:space="0" w:color="auto"/>
                    <w:bottom w:val="none" w:sz="0" w:space="0" w:color="auto"/>
                    <w:right w:val="none" w:sz="0" w:space="0" w:color="auto"/>
                  </w:divBdr>
                  <w:divsChild>
                    <w:div w:id="206394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599966">
          <w:marLeft w:val="0"/>
          <w:marRight w:val="0"/>
          <w:marTop w:val="0"/>
          <w:marBottom w:val="171"/>
          <w:divBdr>
            <w:top w:val="none" w:sz="0" w:space="0" w:color="auto"/>
            <w:left w:val="none" w:sz="0" w:space="0" w:color="auto"/>
            <w:bottom w:val="none" w:sz="0" w:space="0" w:color="auto"/>
            <w:right w:val="none" w:sz="0" w:space="0" w:color="auto"/>
          </w:divBdr>
          <w:divsChild>
            <w:div w:id="1169713503">
              <w:marLeft w:val="0"/>
              <w:marRight w:val="0"/>
              <w:marTop w:val="0"/>
              <w:marBottom w:val="0"/>
              <w:divBdr>
                <w:top w:val="none" w:sz="0" w:space="0" w:color="auto"/>
                <w:left w:val="none" w:sz="0" w:space="0" w:color="auto"/>
                <w:bottom w:val="none" w:sz="0" w:space="0" w:color="auto"/>
                <w:right w:val="none" w:sz="0" w:space="0" w:color="auto"/>
              </w:divBdr>
            </w:div>
            <w:div w:id="295836110">
              <w:marLeft w:val="0"/>
              <w:marRight w:val="0"/>
              <w:marTop w:val="0"/>
              <w:marBottom w:val="0"/>
              <w:divBdr>
                <w:top w:val="none" w:sz="0" w:space="0" w:color="auto"/>
                <w:left w:val="none" w:sz="0" w:space="0" w:color="auto"/>
                <w:bottom w:val="none" w:sz="0" w:space="0" w:color="auto"/>
                <w:right w:val="none" w:sz="0" w:space="0" w:color="auto"/>
              </w:divBdr>
              <w:divsChild>
                <w:div w:id="1384058518">
                  <w:marLeft w:val="0"/>
                  <w:marRight w:val="0"/>
                  <w:marTop w:val="205"/>
                  <w:marBottom w:val="273"/>
                  <w:divBdr>
                    <w:top w:val="none" w:sz="0" w:space="0" w:color="auto"/>
                    <w:left w:val="none" w:sz="0" w:space="0" w:color="auto"/>
                    <w:bottom w:val="none" w:sz="0" w:space="0" w:color="auto"/>
                    <w:right w:val="none" w:sz="0" w:space="0" w:color="auto"/>
                  </w:divBdr>
                  <w:divsChild>
                    <w:div w:id="4823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61200">
          <w:marLeft w:val="0"/>
          <w:marRight w:val="0"/>
          <w:marTop w:val="0"/>
          <w:marBottom w:val="171"/>
          <w:divBdr>
            <w:top w:val="none" w:sz="0" w:space="0" w:color="auto"/>
            <w:left w:val="none" w:sz="0" w:space="0" w:color="auto"/>
            <w:bottom w:val="none" w:sz="0" w:space="0" w:color="auto"/>
            <w:right w:val="none" w:sz="0" w:space="0" w:color="auto"/>
          </w:divBdr>
          <w:divsChild>
            <w:div w:id="1952006371">
              <w:marLeft w:val="0"/>
              <w:marRight w:val="0"/>
              <w:marTop w:val="0"/>
              <w:marBottom w:val="0"/>
              <w:divBdr>
                <w:top w:val="none" w:sz="0" w:space="0" w:color="auto"/>
                <w:left w:val="none" w:sz="0" w:space="0" w:color="auto"/>
                <w:bottom w:val="none" w:sz="0" w:space="0" w:color="auto"/>
                <w:right w:val="none" w:sz="0" w:space="0" w:color="auto"/>
              </w:divBdr>
            </w:div>
            <w:div w:id="1760786053">
              <w:marLeft w:val="0"/>
              <w:marRight w:val="0"/>
              <w:marTop w:val="0"/>
              <w:marBottom w:val="0"/>
              <w:divBdr>
                <w:top w:val="none" w:sz="0" w:space="0" w:color="auto"/>
                <w:left w:val="none" w:sz="0" w:space="0" w:color="auto"/>
                <w:bottom w:val="none" w:sz="0" w:space="0" w:color="auto"/>
                <w:right w:val="none" w:sz="0" w:space="0" w:color="auto"/>
              </w:divBdr>
              <w:divsChild>
                <w:div w:id="2083286366">
                  <w:marLeft w:val="0"/>
                  <w:marRight w:val="0"/>
                  <w:marTop w:val="205"/>
                  <w:marBottom w:val="273"/>
                  <w:divBdr>
                    <w:top w:val="none" w:sz="0" w:space="0" w:color="auto"/>
                    <w:left w:val="none" w:sz="0" w:space="0" w:color="auto"/>
                    <w:bottom w:val="none" w:sz="0" w:space="0" w:color="auto"/>
                    <w:right w:val="none" w:sz="0" w:space="0" w:color="auto"/>
                  </w:divBdr>
                  <w:divsChild>
                    <w:div w:id="155565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www.testautomationguru.com/2017/09/" TargetMode="External"/><Relationship Id="rId299" Type="http://schemas.openxmlformats.org/officeDocument/2006/relationships/image" Target="media/image26.png"/><Relationship Id="rId303" Type="http://schemas.openxmlformats.org/officeDocument/2006/relationships/theme" Target="theme/theme1.xml"/><Relationship Id="rId21" Type="http://schemas.openxmlformats.org/officeDocument/2006/relationships/hyperlink" Target="http://www.testautomationguru.com/selenium-docker-integration-through-jenkinsfile-part-1-setting-up-tests-and-dependencies/" TargetMode="External"/><Relationship Id="rId42" Type="http://schemas.openxmlformats.org/officeDocument/2006/relationships/hyperlink" Target="http://www.testautomationguru.com/selenium-webdriver-how-to-run-automated-tests-inside-a-docker-container/" TargetMode="External"/><Relationship Id="rId63" Type="http://schemas.openxmlformats.org/officeDocument/2006/relationships/hyperlink" Target="http://www.testautomationguru.com/jmeter-make-data-sharing-easy-in-distributed-mode-using-redis/" TargetMode="External"/><Relationship Id="rId84" Type="http://schemas.openxmlformats.org/officeDocument/2006/relationships/hyperlink" Target="http://www.testautomationguru.com/selenium-docker-integration-through-jenkinsfile-part-2-building-docker-image-pushing-to-dockerhub/" TargetMode="External"/><Relationship Id="rId138" Type="http://schemas.openxmlformats.org/officeDocument/2006/relationships/hyperlink" Target="http://www.testautomationguru.com/2015/08/" TargetMode="External"/><Relationship Id="rId159" Type="http://schemas.openxmlformats.org/officeDocument/2006/relationships/hyperlink" Target="http://www.testautomationguru.com/category/grafana/" TargetMode="External"/><Relationship Id="rId170" Type="http://schemas.openxmlformats.org/officeDocument/2006/relationships/hyperlink" Target="http://www.testautomationguru.com/category/ocular/" TargetMode="External"/><Relationship Id="rId191" Type="http://schemas.openxmlformats.org/officeDocument/2006/relationships/hyperlink" Target="http://www.testautomationguru.com/selenium-webdriver-how-to-manage-docker-grid-using-rancheros/" TargetMode="External"/><Relationship Id="rId205" Type="http://schemas.openxmlformats.org/officeDocument/2006/relationships/hyperlink" Target="http://www.testautomationguru.com/selenium-grid-setup-using-docker/" TargetMode="External"/><Relationship Id="rId226" Type="http://schemas.openxmlformats.org/officeDocument/2006/relationships/hyperlink" Target="http://www.testautomationguru.com/jmeter-real-time-results-influxdb-grafana-part-2-adding-custom-fields/" TargetMode="External"/><Relationship Id="rId247" Type="http://schemas.openxmlformats.org/officeDocument/2006/relationships/hyperlink" Target="http://www.testautomationguru.com/jmeter-make-data-sharing-easy-in-distributed-mode-using-redis/" TargetMode="External"/><Relationship Id="rId107" Type="http://schemas.openxmlformats.org/officeDocument/2006/relationships/hyperlink" Target="http://www.testautomationguru.com/2018/07/" TargetMode="External"/><Relationship Id="rId268" Type="http://schemas.openxmlformats.org/officeDocument/2006/relationships/image" Target="media/image21.png"/><Relationship Id="rId289" Type="http://schemas.openxmlformats.org/officeDocument/2006/relationships/hyperlink" Target="http://www.testautomationguru.com/jmeter-server-performance-metrics-collector/" TargetMode="External"/><Relationship Id="rId11" Type="http://schemas.openxmlformats.org/officeDocument/2006/relationships/hyperlink" Target="http://www.testautomationguru.com/about-me/" TargetMode="External"/><Relationship Id="rId32" Type="http://schemas.openxmlformats.org/officeDocument/2006/relationships/hyperlink" Target="http://www.testautomationguru.com/selenium-webdriver-file-downloads-uploads-using-docker-grids/" TargetMode="External"/><Relationship Id="rId53" Type="http://schemas.openxmlformats.org/officeDocument/2006/relationships/image" Target="media/image7.png"/><Relationship Id="rId74" Type="http://schemas.openxmlformats.org/officeDocument/2006/relationships/hyperlink" Target="http://www.testautomationguru.com/jmeter-distributed-load-testing-using-docker/" TargetMode="External"/><Relationship Id="rId128" Type="http://schemas.openxmlformats.org/officeDocument/2006/relationships/hyperlink" Target="http://www.testautomationguru.com/2016/10/" TargetMode="External"/><Relationship Id="rId149" Type="http://schemas.openxmlformats.org/officeDocument/2006/relationships/hyperlink" Target="http://www.testautomationguru.com/category/design-pattern/" TargetMode="External"/><Relationship Id="rId5" Type="http://schemas.openxmlformats.org/officeDocument/2006/relationships/hyperlink" Target="http://www.testautomationguru.com/selenium/" TargetMode="External"/><Relationship Id="rId95" Type="http://schemas.openxmlformats.org/officeDocument/2006/relationships/hyperlink" Target="http://www.testautomationguru.com/category/ci-cd/%20http:/www.testautomationguru.com/selenium-webdriver-real-time-test-execution-results-using-elasticsearch-kibana/" TargetMode="External"/><Relationship Id="rId160" Type="http://schemas.openxmlformats.org/officeDocument/2006/relationships/hyperlink" Target="http://www.testautomationguru.com/category/guice/" TargetMode="External"/><Relationship Id="rId181" Type="http://schemas.openxmlformats.org/officeDocument/2006/relationships/hyperlink" Target="http://www.testautomationguru.com/category/utility/" TargetMode="External"/><Relationship Id="rId216" Type="http://schemas.openxmlformats.org/officeDocument/2006/relationships/hyperlink" Target="http://www.testautomationguru.com/jmeter-centralized-logging-solution-in-distributed-testing-using-elasticsearch-beats-kibana/" TargetMode="External"/><Relationship Id="rId237" Type="http://schemas.openxmlformats.org/officeDocument/2006/relationships/hyperlink" Target="http://www.testautomationguru.com/jmeter-server-performance-monitoring-with-collectd-influxdb-grafana/" TargetMode="External"/><Relationship Id="rId258" Type="http://schemas.openxmlformats.org/officeDocument/2006/relationships/hyperlink" Target="http://www.testautomationguru.com/jmeter-distributed-load-testing-using-docker/" TargetMode="External"/><Relationship Id="rId279" Type="http://schemas.openxmlformats.org/officeDocument/2006/relationships/hyperlink" Target="http://www.testautomationguru.com/continuous-regression-testing-best-practises/" TargetMode="External"/><Relationship Id="rId22" Type="http://schemas.openxmlformats.org/officeDocument/2006/relationships/image" Target="media/image2.png"/><Relationship Id="rId43" Type="http://schemas.openxmlformats.org/officeDocument/2006/relationships/hyperlink" Target="http://www.testautomationguru.com/selenium-webdriver-how-to-run-automated-tests-inside-a-docker-container/" TargetMode="External"/><Relationship Id="rId64" Type="http://schemas.openxmlformats.org/officeDocument/2006/relationships/hyperlink" Target="http://www.testautomationguru.com/jmeter-make-data-sharing-easy-in-distributed-mode-using-redis/" TargetMode="External"/><Relationship Id="rId118" Type="http://schemas.openxmlformats.org/officeDocument/2006/relationships/hyperlink" Target="http://www.testautomationguru.com/2017/08/" TargetMode="External"/><Relationship Id="rId139" Type="http://schemas.openxmlformats.org/officeDocument/2006/relationships/hyperlink" Target="http://www.testautomationguru.com/2015/07/" TargetMode="External"/><Relationship Id="rId290" Type="http://schemas.openxmlformats.org/officeDocument/2006/relationships/hyperlink" Target="http://www.testautomationguru.com/hp-alm-qc-automated-status-report-email/" TargetMode="External"/><Relationship Id="rId85" Type="http://schemas.openxmlformats.org/officeDocument/2006/relationships/hyperlink" Target="http://www.testautomationguru.com/category/ci-cd/%20http:/www.testautomationguru.com/selenium-docker-integration-through-jenkinsfile-part-1-setting-up-tests-and-dependencies/" TargetMode="External"/><Relationship Id="rId150" Type="http://schemas.openxmlformats.org/officeDocument/2006/relationships/hyperlink" Target="http://www.testautomationguru.com/category/distributed-load-test/" TargetMode="External"/><Relationship Id="rId171" Type="http://schemas.openxmlformats.org/officeDocument/2006/relationships/hyperlink" Target="http://www.testautomationguru.com/category/page-object-design/" TargetMode="External"/><Relationship Id="rId192" Type="http://schemas.openxmlformats.org/officeDocument/2006/relationships/hyperlink" Target="http://www.testautomationguru.com/selenium-webdriver-how-to-manage-docker-grid-using-rancheros/" TargetMode="External"/><Relationship Id="rId206" Type="http://schemas.openxmlformats.org/officeDocument/2006/relationships/hyperlink" Target="http://www.testautomationguru.com/jmeter-installing-plugins-manager-other-plugins-through-command-line/" TargetMode="External"/><Relationship Id="rId227" Type="http://schemas.openxmlformats.org/officeDocument/2006/relationships/hyperlink" Target="http://www.testautomationguru.com/jmeter-real-time-results-influxdb-grafana-part-2-adding-custom-fields/" TargetMode="External"/><Relationship Id="rId248" Type="http://schemas.openxmlformats.org/officeDocument/2006/relationships/hyperlink" Target="http://www.testautomationguru.com/jmeter-make-data-sharing-easy-in-distributed-mode-using-redis/" TargetMode="External"/><Relationship Id="rId269" Type="http://schemas.openxmlformats.org/officeDocument/2006/relationships/hyperlink" Target="http://www.testautomationguru.com/jmeter-continuous-performance-testing-part1/" TargetMode="External"/><Relationship Id="rId12" Type="http://schemas.openxmlformats.org/officeDocument/2006/relationships/hyperlink" Target="http://www.testautomationguru.com/selenium-docker-integration-through-jenkinsfile-part-3-executing-tests-inside-docker-container/" TargetMode="External"/><Relationship Id="rId33" Type="http://schemas.openxmlformats.org/officeDocument/2006/relationships/hyperlink" Target="http://www.testautomationguru.com/selenium-webdriver-running-dockerizied-automated-tests-using-portainer/" TargetMode="External"/><Relationship Id="rId108" Type="http://schemas.openxmlformats.org/officeDocument/2006/relationships/hyperlink" Target="http://www.testautomationguru.com/2018/07/" TargetMode="External"/><Relationship Id="rId129" Type="http://schemas.openxmlformats.org/officeDocument/2006/relationships/hyperlink" Target="http://www.testautomationguru.com/2016/09/" TargetMode="External"/><Relationship Id="rId280" Type="http://schemas.openxmlformats.org/officeDocument/2006/relationships/image" Target="media/image24.png"/><Relationship Id="rId54" Type="http://schemas.openxmlformats.org/officeDocument/2006/relationships/hyperlink" Target="http://www.testautomationguru.com/selenium-grid-setup-using-docker/" TargetMode="External"/><Relationship Id="rId75" Type="http://schemas.openxmlformats.org/officeDocument/2006/relationships/image" Target="media/image12.gif"/><Relationship Id="rId96" Type="http://schemas.openxmlformats.org/officeDocument/2006/relationships/hyperlink" Target="http://www.testautomationguru.com/selenium-webdriver-real-time-test-execution-results-using-elasticsearch-kibana/" TargetMode="External"/><Relationship Id="rId140" Type="http://schemas.openxmlformats.org/officeDocument/2006/relationships/hyperlink" Target="http://www.testautomationguru.com/2015/06/" TargetMode="External"/><Relationship Id="rId161" Type="http://schemas.openxmlformats.org/officeDocument/2006/relationships/hyperlink" Target="http://www.testautomationguru.com/category/influxdb/" TargetMode="External"/><Relationship Id="rId182" Type="http://schemas.openxmlformats.org/officeDocument/2006/relationships/hyperlink" Target="http://www.testautomationguru.com/category/web-scraping/" TargetMode="External"/><Relationship Id="rId217" Type="http://schemas.openxmlformats.org/officeDocument/2006/relationships/image" Target="media/image16.png"/><Relationship Id="rId6" Type="http://schemas.openxmlformats.org/officeDocument/2006/relationships/hyperlink" Target="http://www.testautomationguru.com/jmeter/" TargetMode="External"/><Relationship Id="rId238" Type="http://schemas.openxmlformats.org/officeDocument/2006/relationships/hyperlink" Target="http://www.testautomationguru.com/jmeter-server-performance-monitoring-with-collectd-influxdb-grafana/" TargetMode="External"/><Relationship Id="rId259" Type="http://schemas.openxmlformats.org/officeDocument/2006/relationships/hyperlink" Target="http://www.testautomationguru.com/jmeter-distributed-load-testing-using-docker/" TargetMode="External"/><Relationship Id="rId23" Type="http://schemas.openxmlformats.org/officeDocument/2006/relationships/hyperlink" Target="http://www.testautomationguru.com/embedding-zalenium-live-execution-in-jenkins/" TargetMode="External"/><Relationship Id="rId119" Type="http://schemas.openxmlformats.org/officeDocument/2006/relationships/hyperlink" Target="http://www.testautomationguru.com/2017/07/" TargetMode="External"/><Relationship Id="rId270" Type="http://schemas.openxmlformats.org/officeDocument/2006/relationships/hyperlink" Target="http://www.testautomationguru.com/jmeter-continuous-performance-testing-part1/" TargetMode="External"/><Relationship Id="rId291" Type="http://schemas.openxmlformats.org/officeDocument/2006/relationships/hyperlink" Target="http://www.testautomationguru.com/hp-alm-qc-automated-status-report-email/" TargetMode="External"/><Relationship Id="rId44" Type="http://schemas.openxmlformats.org/officeDocument/2006/relationships/hyperlink" Target="http://www.testautomationguru.com/selenium-webdriver-how-to-manage-docker-grid-using-rancheros/" TargetMode="External"/><Relationship Id="rId65" Type="http://schemas.openxmlformats.org/officeDocument/2006/relationships/hyperlink" Target="http://www.testautomationguru.com/jmeter-scaling-out-load-servers-using-docker-compose-in-distributed-load-testing/" TargetMode="External"/><Relationship Id="rId86" Type="http://schemas.openxmlformats.org/officeDocument/2006/relationships/hyperlink" Target="http://www.testautomationguru.com/selenium-docker-integration-through-jenkinsfile-part-1-setting-up-tests-and-dependencies/" TargetMode="External"/><Relationship Id="rId130" Type="http://schemas.openxmlformats.org/officeDocument/2006/relationships/hyperlink" Target="http://www.testautomationguru.com/2016/08/" TargetMode="External"/><Relationship Id="rId151" Type="http://schemas.openxmlformats.org/officeDocument/2006/relationships/hyperlink" Target="http://www.testautomationguru.com/category/docker/" TargetMode="External"/><Relationship Id="rId172" Type="http://schemas.openxmlformats.org/officeDocument/2006/relationships/hyperlink" Target="http://www.testautomationguru.com/category/puppeteer/" TargetMode="External"/><Relationship Id="rId193" Type="http://schemas.openxmlformats.org/officeDocument/2006/relationships/hyperlink" Target="http://www.testautomationguru.com/selenium-webdriver-how-to-manage-docker-grid-using-rancheros/" TargetMode="External"/><Relationship Id="rId207" Type="http://schemas.openxmlformats.org/officeDocument/2006/relationships/hyperlink" Target="http://www.testautomationguru.com/jmeter-installing-plugins-manager-other-plugins-through-command-line/" TargetMode="External"/><Relationship Id="rId228" Type="http://schemas.openxmlformats.org/officeDocument/2006/relationships/hyperlink" Target="http://www.testautomationguru.com/jmeter-real-time-results-influxdb-grafana-part-2-adding-custom-fields/" TargetMode="External"/><Relationship Id="rId249" Type="http://schemas.openxmlformats.org/officeDocument/2006/relationships/hyperlink" Target="http://www.testautomationguru.com/jmeter-scaling-out-load-servers-using-docker-compose-in-distributed-load-testing/" TargetMode="External"/><Relationship Id="rId13" Type="http://schemas.openxmlformats.org/officeDocument/2006/relationships/hyperlink" Target="http://www.testautomationguru.com/selenium-docker-integration-through-jenkinsfile-part-3-executing-tests-inside-docker-container/" TargetMode="External"/><Relationship Id="rId109" Type="http://schemas.openxmlformats.org/officeDocument/2006/relationships/hyperlink" Target="http://www.testautomationguru.com/2018/06/" TargetMode="External"/><Relationship Id="rId260" Type="http://schemas.openxmlformats.org/officeDocument/2006/relationships/image" Target="media/image19.png"/><Relationship Id="rId281" Type="http://schemas.openxmlformats.org/officeDocument/2006/relationships/hyperlink" Target="http://www.testautomationguru.com/jmeter-real-time-results-influxdb-grafana/" TargetMode="External"/><Relationship Id="rId34" Type="http://schemas.openxmlformats.org/officeDocument/2006/relationships/hyperlink" Target="http://www.testautomationguru.com/selenium-webdriver-running-dockerizied-automated-tests-using-portainer/" TargetMode="External"/><Relationship Id="rId55" Type="http://schemas.openxmlformats.org/officeDocument/2006/relationships/hyperlink" Target="http://www.testautomationguru.com/selenium-grid-setup-using-docker/" TargetMode="External"/><Relationship Id="rId76" Type="http://schemas.openxmlformats.org/officeDocument/2006/relationships/hyperlink" Target="http://www.testautomationguru.com/category/ci-cd/%20http:/www.testautomationguru.com/selenium-webdriver-real-time-test-metrics-using-grafana-influxdb/" TargetMode="External"/><Relationship Id="rId97" Type="http://schemas.openxmlformats.org/officeDocument/2006/relationships/hyperlink" Target="http://www.testautomationguru.com/selenium-webdriver-real-time-test-execution-results-using-elasticsearch-kibana/" TargetMode="External"/><Relationship Id="rId120" Type="http://schemas.openxmlformats.org/officeDocument/2006/relationships/hyperlink" Target="http://www.testautomationguru.com/2017/06/" TargetMode="External"/><Relationship Id="rId141" Type="http://schemas.openxmlformats.org/officeDocument/2006/relationships/hyperlink" Target="http://www.testautomationguru.com/2015/05/" TargetMode="External"/><Relationship Id="rId7" Type="http://schemas.openxmlformats.org/officeDocument/2006/relationships/hyperlink" Target="http://www.testautomationguru.com/category/ci-cd/" TargetMode="External"/><Relationship Id="rId162" Type="http://schemas.openxmlformats.org/officeDocument/2006/relationships/hyperlink" Target="http://www.testautomationguru.com/category/jenkins/" TargetMode="External"/><Relationship Id="rId183" Type="http://schemas.openxmlformats.org/officeDocument/2006/relationships/hyperlink" Target="http://www.testautomationguru.com/category/workload-model/" TargetMode="External"/><Relationship Id="rId218" Type="http://schemas.openxmlformats.org/officeDocument/2006/relationships/hyperlink" Target="http://www.testautomationguru.com/best-practices-jmeter-performance-testing-in-continuous-delivery-pipeline/" TargetMode="External"/><Relationship Id="rId239" Type="http://schemas.openxmlformats.org/officeDocument/2006/relationships/hyperlink" Target="http://www.testautomationguru.com/jmeter-server-performance-monitoring-with-collectd-influxdb-grafana/" TargetMode="External"/><Relationship Id="rId2" Type="http://schemas.openxmlformats.org/officeDocument/2006/relationships/styles" Target="styles.xml"/><Relationship Id="rId29" Type="http://schemas.openxmlformats.org/officeDocument/2006/relationships/hyperlink" Target="http://www.testautomationguru.com/selenium-webdriver-how-to-distribute-docker-images-part-3/" TargetMode="External"/><Relationship Id="rId250" Type="http://schemas.openxmlformats.org/officeDocument/2006/relationships/hyperlink" Target="http://www.testautomationguru.com/jmeter-scaling-out-load-servers-using-docker-compose-in-distributed-load-testing/" TargetMode="External"/><Relationship Id="rId255" Type="http://schemas.openxmlformats.org/officeDocument/2006/relationships/hyperlink" Target="http://www.testautomationguru.com/jmeter-distributed-load-testing-using-docker-in-aws/" TargetMode="External"/><Relationship Id="rId271" Type="http://schemas.openxmlformats.org/officeDocument/2006/relationships/hyperlink" Target="http://www.testautomationguru.com/jmeter-continuous-performance-testing-part1/" TargetMode="External"/><Relationship Id="rId276" Type="http://schemas.openxmlformats.org/officeDocument/2006/relationships/image" Target="media/image23.png"/><Relationship Id="rId292" Type="http://schemas.openxmlformats.org/officeDocument/2006/relationships/hyperlink" Target="http://www.testautomationguru.com/hp-alm-qc-automated-status-report-email/" TargetMode="External"/><Relationship Id="rId297" Type="http://schemas.openxmlformats.org/officeDocument/2006/relationships/hyperlink" Target="http://www.testautomationguru.com/jmeter-manage-test-plan/" TargetMode="External"/><Relationship Id="rId24" Type="http://schemas.openxmlformats.org/officeDocument/2006/relationships/hyperlink" Target="http://www.testautomationguru.com/embedding-zalenium-live-execution-in-jenkins/" TargetMode="External"/><Relationship Id="rId40" Type="http://schemas.openxmlformats.org/officeDocument/2006/relationships/image" Target="media/image5.png"/><Relationship Id="rId45" Type="http://schemas.openxmlformats.org/officeDocument/2006/relationships/hyperlink" Target="http://www.testautomationguru.com/selenium-webdriver-how-to-manage-docker-grid-using-rancheros/" TargetMode="External"/><Relationship Id="rId66" Type="http://schemas.openxmlformats.org/officeDocument/2006/relationships/hyperlink" Target="http://www.testautomationguru.com/jmeter-scaling-out-load-servers-using-docker-compose-in-distributed-load-testing/" TargetMode="External"/><Relationship Id="rId87" Type="http://schemas.openxmlformats.org/officeDocument/2006/relationships/hyperlink" Target="http://www.testautomationguru.com/selenium-docker-integration-through-jenkinsfile-part-1-setting-up-tests-and-dependencies/" TargetMode="External"/><Relationship Id="rId110" Type="http://schemas.openxmlformats.org/officeDocument/2006/relationships/hyperlink" Target="http://www.testautomationguru.com/2018/05/" TargetMode="External"/><Relationship Id="rId115" Type="http://schemas.openxmlformats.org/officeDocument/2006/relationships/hyperlink" Target="http://www.testautomationguru.com/2017/11/" TargetMode="External"/><Relationship Id="rId131" Type="http://schemas.openxmlformats.org/officeDocument/2006/relationships/hyperlink" Target="http://www.testautomationguru.com/2016/07/" TargetMode="External"/><Relationship Id="rId136" Type="http://schemas.openxmlformats.org/officeDocument/2006/relationships/hyperlink" Target="http://www.testautomationguru.com/2015/10/" TargetMode="External"/><Relationship Id="rId157" Type="http://schemas.openxmlformats.org/officeDocument/2006/relationships/hyperlink" Target="http://www.testautomationguru.com/category/filebeat/" TargetMode="External"/><Relationship Id="rId178" Type="http://schemas.openxmlformats.org/officeDocument/2006/relationships/hyperlink" Target="http://www.testautomationguru.com/category/sms/" TargetMode="External"/><Relationship Id="rId301" Type="http://schemas.openxmlformats.org/officeDocument/2006/relationships/hyperlink" Target="http://www.testautomationguru.com/executing-qtpuft-scripts-using-jenkins/" TargetMode="External"/><Relationship Id="rId61" Type="http://schemas.openxmlformats.org/officeDocument/2006/relationships/image" Target="media/image9.png"/><Relationship Id="rId82" Type="http://schemas.openxmlformats.org/officeDocument/2006/relationships/hyperlink" Target="http://www.testautomationguru.com/category/ci-cd/%20http:/www.testautomationguru.com/selenium-docker-integration-through-jenkinsfile-part-2-building-docker-image-pushing-to-dockerhub/" TargetMode="External"/><Relationship Id="rId152" Type="http://schemas.openxmlformats.org/officeDocument/2006/relationships/hyperlink" Target="http://www.testautomationguru.com/category/elasticsearch/" TargetMode="External"/><Relationship Id="rId173" Type="http://schemas.openxmlformats.org/officeDocument/2006/relationships/hyperlink" Target="http://www.testautomationguru.com/category/qtp/" TargetMode="External"/><Relationship Id="rId194" Type="http://schemas.openxmlformats.org/officeDocument/2006/relationships/hyperlink" Target="http://www.testautomationguru.com/jmeter-how-to-add-grafana-real-time-results-in-jenkins-build-description/" TargetMode="External"/><Relationship Id="rId199" Type="http://schemas.openxmlformats.org/officeDocument/2006/relationships/hyperlink" Target="http://www.testautomationguru.com/selenium-webdriver-disposable-selenium-grid-infrastructure-setup-using-zalenium/" TargetMode="External"/><Relationship Id="rId203" Type="http://schemas.openxmlformats.org/officeDocument/2006/relationships/hyperlink" Target="http://www.testautomationguru.com/selenium-grid-setup-using-docker/" TargetMode="External"/><Relationship Id="rId208" Type="http://schemas.openxmlformats.org/officeDocument/2006/relationships/hyperlink" Target="http://www.testautomationguru.com/jmeter-installing-plugins-manager-other-plugins-through-command-line/" TargetMode="External"/><Relationship Id="rId229" Type="http://schemas.openxmlformats.org/officeDocument/2006/relationships/image" Target="media/image17.gif"/><Relationship Id="rId19" Type="http://schemas.openxmlformats.org/officeDocument/2006/relationships/hyperlink" Target="http://www.testautomationguru.com/selenium-docker-integration-through-jenkinsfile-part-1-setting-up-tests-and-dependencies/" TargetMode="External"/><Relationship Id="rId224" Type="http://schemas.openxmlformats.org/officeDocument/2006/relationships/hyperlink" Target="http://www.testautomationguru.com/jmeter-distributed-load-testing-using-docker-rancheros-in-cloud/" TargetMode="External"/><Relationship Id="rId240" Type="http://schemas.openxmlformats.org/officeDocument/2006/relationships/hyperlink" Target="http://www.testautomationguru.com/qtpuft-sending-out-email-with-test-results-using-jenkins/" TargetMode="External"/><Relationship Id="rId245" Type="http://schemas.openxmlformats.org/officeDocument/2006/relationships/hyperlink" Target="http://www.testautomationguru.com/selenium-webdriver-running-the-automated-test-in-cloud/" TargetMode="External"/><Relationship Id="rId261" Type="http://schemas.openxmlformats.org/officeDocument/2006/relationships/hyperlink" Target="http://www.testautomationguru.com/parameterize-qtpuft-script-to-run-on-any-test-environment-using-jenkins/" TargetMode="External"/><Relationship Id="rId266" Type="http://schemas.openxmlformats.org/officeDocument/2006/relationships/hyperlink" Target="http://www.testautomationguru.com/jmeter-continuous-performance-testing-part2/" TargetMode="External"/><Relationship Id="rId287" Type="http://schemas.openxmlformats.org/officeDocument/2006/relationships/hyperlink" Target="http://www.testautomationguru.com/jmeter-server-performance-metrics-collector/" TargetMode="External"/><Relationship Id="rId14" Type="http://schemas.openxmlformats.org/officeDocument/2006/relationships/hyperlink" Target="http://www.testautomationguru.com/selenium-docker-integration-through-jenkinsfile-part-3-executing-tests-inside-docker-container/" TargetMode="External"/><Relationship Id="rId30" Type="http://schemas.openxmlformats.org/officeDocument/2006/relationships/hyperlink" Target="http://www.testautomationguru.com/selenium-webdriver-file-downloads-uploads-using-docker-grids/" TargetMode="External"/><Relationship Id="rId35" Type="http://schemas.openxmlformats.org/officeDocument/2006/relationships/hyperlink" Target="http://www.testautomationguru.com/selenium-webdriver-running-dockerizied-automated-tests-using-portainer/" TargetMode="External"/><Relationship Id="rId56" Type="http://schemas.openxmlformats.org/officeDocument/2006/relationships/hyperlink" Target="http://www.testautomationguru.com/selenium-grid-setup-using-docker/" TargetMode="External"/><Relationship Id="rId77" Type="http://schemas.openxmlformats.org/officeDocument/2006/relationships/hyperlink" Target="http://www.testautomationguru.com/selenium-webdriver-real-time-test-metrics-using-grafana-influxdb/" TargetMode="External"/><Relationship Id="rId100" Type="http://schemas.openxmlformats.org/officeDocument/2006/relationships/hyperlink" Target="http://www.testautomationguru.com/selenium-webdriver-file-downloads-uploads-using-docker-grids/" TargetMode="External"/><Relationship Id="rId105" Type="http://schemas.openxmlformats.org/officeDocument/2006/relationships/hyperlink" Target="http://www.testautomationguru.com/selenium-webdriver-how-to-run-multiple-test-suites-using-docker-compose/" TargetMode="External"/><Relationship Id="rId126" Type="http://schemas.openxmlformats.org/officeDocument/2006/relationships/hyperlink" Target="http://www.testautomationguru.com/2016/12/" TargetMode="External"/><Relationship Id="rId147" Type="http://schemas.openxmlformats.org/officeDocument/2006/relationships/hyperlink" Target="http://www.testautomationguru.com/category/best-practices/" TargetMode="External"/><Relationship Id="rId168" Type="http://schemas.openxmlformats.org/officeDocument/2006/relationships/hyperlink" Target="http://www.testautomationguru.com/category/monitoring/" TargetMode="External"/><Relationship Id="rId282" Type="http://schemas.openxmlformats.org/officeDocument/2006/relationships/hyperlink" Target="http://www.testautomationguru.com/jmeter-real-time-results-influxdb-grafana/" TargetMode="External"/><Relationship Id="rId8" Type="http://schemas.openxmlformats.org/officeDocument/2006/relationships/hyperlink" Target="http://www.testautomationguru.com/category/docker/" TargetMode="External"/><Relationship Id="rId51" Type="http://schemas.openxmlformats.org/officeDocument/2006/relationships/hyperlink" Target="http://www.testautomationguru.com/selenium-webdriver-managing-selenium-grid-infrastructure-using-arquillian-cube/" TargetMode="External"/><Relationship Id="rId72" Type="http://schemas.openxmlformats.org/officeDocument/2006/relationships/image" Target="media/image11.png"/><Relationship Id="rId93" Type="http://schemas.openxmlformats.org/officeDocument/2006/relationships/hyperlink" Target="http://www.testautomationguru.com/selenium-webdriver-how-to-distribute-docker-images-part-3/" TargetMode="External"/><Relationship Id="rId98" Type="http://schemas.openxmlformats.org/officeDocument/2006/relationships/hyperlink" Target="http://www.testautomationguru.com/category/ci-cd/%20http:/www.testautomationguru.com/selenium-webdriver-file-downloads-uploads-using-docker-grids/" TargetMode="External"/><Relationship Id="rId121" Type="http://schemas.openxmlformats.org/officeDocument/2006/relationships/hyperlink" Target="http://www.testautomationguru.com/2017/05/" TargetMode="External"/><Relationship Id="rId142" Type="http://schemas.openxmlformats.org/officeDocument/2006/relationships/hyperlink" Target="http://www.testautomationguru.com/2015/04/" TargetMode="External"/><Relationship Id="rId163" Type="http://schemas.openxmlformats.org/officeDocument/2006/relationships/hyperlink" Target="http://www.testautomationguru.com/category/jmeter/" TargetMode="External"/><Relationship Id="rId184" Type="http://schemas.openxmlformats.org/officeDocument/2006/relationships/hyperlink" Target="http://www.testautomationguru.com/category/ci-cd/page/2/" TargetMode="External"/><Relationship Id="rId189" Type="http://schemas.openxmlformats.org/officeDocument/2006/relationships/hyperlink" Target="http://www.testautomationguru.com/selenium-webdriver-how-to-run-automated-tests-inside-a-docker-container/" TargetMode="External"/><Relationship Id="rId219" Type="http://schemas.openxmlformats.org/officeDocument/2006/relationships/hyperlink" Target="http://www.testautomationguru.com/best-practices-jmeter-performance-testing-in-continuous-delivery-pipeline/" TargetMode="External"/><Relationship Id="rId3" Type="http://schemas.openxmlformats.org/officeDocument/2006/relationships/settings" Target="settings.xml"/><Relationship Id="rId214" Type="http://schemas.openxmlformats.org/officeDocument/2006/relationships/hyperlink" Target="http://www.testautomationguru.com/jmeter-centralized-logging-solution-in-distributed-testing-using-elasticsearch-beats-kibana/" TargetMode="External"/><Relationship Id="rId230" Type="http://schemas.openxmlformats.org/officeDocument/2006/relationships/hyperlink" Target="http://www.testautomationguru.com/jmx-monitoring-using-collectd-influxdb-grafana/" TargetMode="External"/><Relationship Id="rId235" Type="http://schemas.openxmlformats.org/officeDocument/2006/relationships/hyperlink" Target="http://www.testautomationguru.com/jmeter-continuous-performance-testing-jmeter-maven/" TargetMode="External"/><Relationship Id="rId251" Type="http://schemas.openxmlformats.org/officeDocument/2006/relationships/hyperlink" Target="http://www.testautomationguru.com/qtpuft-jenkins-github-svn-integration/" TargetMode="External"/><Relationship Id="rId256" Type="http://schemas.openxmlformats.org/officeDocument/2006/relationships/hyperlink" Target="http://www.testautomationguru.com/jmeter-distributed-load-testing-using-docker-in-aws/" TargetMode="External"/><Relationship Id="rId277" Type="http://schemas.openxmlformats.org/officeDocument/2006/relationships/hyperlink" Target="http://www.testautomationguru.com/continuous-regression-testing-best-practises/" TargetMode="External"/><Relationship Id="rId298" Type="http://schemas.openxmlformats.org/officeDocument/2006/relationships/hyperlink" Target="http://www.testautomationguru.com/jmeter-manage-test-plan/" TargetMode="External"/><Relationship Id="rId25" Type="http://schemas.openxmlformats.org/officeDocument/2006/relationships/hyperlink" Target="http://www.testautomationguru.com/embedding-zalenium-live-execution-in-jenkins/" TargetMode="External"/><Relationship Id="rId46" Type="http://schemas.openxmlformats.org/officeDocument/2006/relationships/hyperlink" Target="http://www.testautomationguru.com/selenium-webdriver-disposable-selenium-grid-infrastructure-setup-using-zalenium/" TargetMode="External"/><Relationship Id="rId67" Type="http://schemas.openxmlformats.org/officeDocument/2006/relationships/hyperlink" Target="http://www.testautomationguru.com/jmeter-scaling-out-load-servers-using-docker-compose-in-distributed-load-testing/" TargetMode="External"/><Relationship Id="rId116" Type="http://schemas.openxmlformats.org/officeDocument/2006/relationships/hyperlink" Target="http://www.testautomationguru.com/2017/10/" TargetMode="External"/><Relationship Id="rId137" Type="http://schemas.openxmlformats.org/officeDocument/2006/relationships/hyperlink" Target="http://www.testautomationguru.com/2015/09/" TargetMode="External"/><Relationship Id="rId158" Type="http://schemas.openxmlformats.org/officeDocument/2006/relationships/hyperlink" Target="http://www.testautomationguru.com/category/framework/" TargetMode="External"/><Relationship Id="rId272" Type="http://schemas.openxmlformats.org/officeDocument/2006/relationships/image" Target="media/image22.png"/><Relationship Id="rId293" Type="http://schemas.openxmlformats.org/officeDocument/2006/relationships/hyperlink" Target="http://www.testautomationguru.com/qtpuft-jenkins-console-output-to-show-test-execution-results/" TargetMode="External"/><Relationship Id="rId302" Type="http://schemas.openxmlformats.org/officeDocument/2006/relationships/fontTable" Target="fontTable.xml"/><Relationship Id="rId20" Type="http://schemas.openxmlformats.org/officeDocument/2006/relationships/hyperlink" Target="http://www.testautomationguru.com/selenium-docker-integration-through-jenkinsfile-part-1-setting-up-tests-and-dependencies/" TargetMode="External"/><Relationship Id="rId41" Type="http://schemas.openxmlformats.org/officeDocument/2006/relationships/hyperlink" Target="http://www.testautomationguru.com/selenium-webdriver-how-to-run-automated-tests-inside-a-docker-container/" TargetMode="External"/><Relationship Id="rId62" Type="http://schemas.openxmlformats.org/officeDocument/2006/relationships/hyperlink" Target="http://www.testautomationguru.com/jmeter-make-data-sharing-easy-in-distributed-mode-using-redis/" TargetMode="External"/><Relationship Id="rId83" Type="http://schemas.openxmlformats.org/officeDocument/2006/relationships/hyperlink" Target="http://www.testautomationguru.com/selenium-docker-integration-through-jenkinsfile-part-2-building-docker-image-pushing-to-dockerhub/" TargetMode="External"/><Relationship Id="rId88" Type="http://schemas.openxmlformats.org/officeDocument/2006/relationships/hyperlink" Target="http://www.testautomationguru.com/category/ci-cd/%20http:/www.testautomationguru.com/embedding-zalenium-live-execution-in-jenkins/" TargetMode="External"/><Relationship Id="rId111" Type="http://schemas.openxmlformats.org/officeDocument/2006/relationships/hyperlink" Target="http://www.testautomationguru.com/2018/04/" TargetMode="External"/><Relationship Id="rId132" Type="http://schemas.openxmlformats.org/officeDocument/2006/relationships/hyperlink" Target="http://www.testautomationguru.com/2016/05/" TargetMode="External"/><Relationship Id="rId153" Type="http://schemas.openxmlformats.org/officeDocument/2006/relationships/hyperlink" Target="http://www.testautomationguru.com/category/email-validation/" TargetMode="External"/><Relationship Id="rId174" Type="http://schemas.openxmlformats.org/officeDocument/2006/relationships/hyperlink" Target="http://www.testautomationguru.com/category/report/" TargetMode="External"/><Relationship Id="rId179" Type="http://schemas.openxmlformats.org/officeDocument/2006/relationships/hyperlink" Target="http://www.testautomationguru.com/category/strategy-pattern/" TargetMode="External"/><Relationship Id="rId195" Type="http://schemas.openxmlformats.org/officeDocument/2006/relationships/hyperlink" Target="http://www.testautomationguru.com/jmeter-how-to-add-grafana-real-time-results-in-jenkins-build-description/" TargetMode="External"/><Relationship Id="rId209" Type="http://schemas.openxmlformats.org/officeDocument/2006/relationships/image" Target="media/image14.png"/><Relationship Id="rId190" Type="http://schemas.openxmlformats.org/officeDocument/2006/relationships/hyperlink" Target="http://www.testautomationguru.com/selenium-webdriver-how-to-run-automated-tests-inside-a-docker-container/" TargetMode="External"/><Relationship Id="rId204" Type="http://schemas.openxmlformats.org/officeDocument/2006/relationships/hyperlink" Target="http://www.testautomationguru.com/selenium-grid-setup-using-docker/" TargetMode="External"/><Relationship Id="rId220" Type="http://schemas.openxmlformats.org/officeDocument/2006/relationships/hyperlink" Target="http://www.testautomationguru.com/best-practices-building-robust-test-automation-framework/" TargetMode="External"/><Relationship Id="rId225" Type="http://schemas.openxmlformats.org/officeDocument/2006/relationships/hyperlink" Target="http://www.testautomationguru.com/jmeter-distributed-load-testing-using-docker-rancheros-in-cloud/" TargetMode="External"/><Relationship Id="rId241" Type="http://schemas.openxmlformats.org/officeDocument/2006/relationships/hyperlink" Target="http://www.testautomationguru.com/qtpuft-sending-out-email-with-test-results-using-jenkins/" TargetMode="External"/><Relationship Id="rId246" Type="http://schemas.openxmlformats.org/officeDocument/2006/relationships/hyperlink" Target="http://www.testautomationguru.com/jmeter-make-data-sharing-easy-in-distributed-mode-using-redis/" TargetMode="External"/><Relationship Id="rId267" Type="http://schemas.openxmlformats.org/officeDocument/2006/relationships/hyperlink" Target="http://www.testautomationguru.com/jmeter-continuous-performance-testing-part2/" TargetMode="External"/><Relationship Id="rId288" Type="http://schemas.openxmlformats.org/officeDocument/2006/relationships/hyperlink" Target="http://www.testautomationguru.com/jmeter-server-performance-metrics-collector/" TargetMode="External"/><Relationship Id="rId15" Type="http://schemas.openxmlformats.org/officeDocument/2006/relationships/image" Target="media/image1.gif"/><Relationship Id="rId36" Type="http://schemas.openxmlformats.org/officeDocument/2006/relationships/image" Target="media/image4.png"/><Relationship Id="rId57" Type="http://schemas.openxmlformats.org/officeDocument/2006/relationships/image" Target="media/image8.png"/><Relationship Id="rId106" Type="http://schemas.openxmlformats.org/officeDocument/2006/relationships/hyperlink" Target="http://www.testautomationguru.com/selenium-webdriver-how-to-run-multiple-test-suites-using-docker-compose/" TargetMode="External"/><Relationship Id="rId127" Type="http://schemas.openxmlformats.org/officeDocument/2006/relationships/hyperlink" Target="http://www.testautomationguru.com/2016/11/" TargetMode="External"/><Relationship Id="rId262" Type="http://schemas.openxmlformats.org/officeDocument/2006/relationships/hyperlink" Target="http://www.testautomationguru.com/parameterize-qtpuft-script-to-run-on-any-test-environment-using-jenkins/" TargetMode="External"/><Relationship Id="rId283" Type="http://schemas.openxmlformats.org/officeDocument/2006/relationships/hyperlink" Target="http://www.testautomationguru.com/jmeter-real-time-results-influxdb-grafana/" TargetMode="External"/><Relationship Id="rId10" Type="http://schemas.openxmlformats.org/officeDocument/2006/relationships/hyperlink" Target="http://www.testautomationguru.com/downloads/" TargetMode="External"/><Relationship Id="rId31" Type="http://schemas.openxmlformats.org/officeDocument/2006/relationships/hyperlink" Target="http://www.testautomationguru.com/selenium-webdriver-file-downloads-uploads-using-docker-grids/" TargetMode="External"/><Relationship Id="rId52" Type="http://schemas.openxmlformats.org/officeDocument/2006/relationships/hyperlink" Target="http://www.testautomationguru.com/selenium-webdriver-managing-selenium-grid-infrastructure-using-arquillian-cube/" TargetMode="External"/><Relationship Id="rId73" Type="http://schemas.openxmlformats.org/officeDocument/2006/relationships/hyperlink" Target="http://www.testautomationguru.com/jmeter-distributed-load-testing-using-docker/" TargetMode="External"/><Relationship Id="rId78" Type="http://schemas.openxmlformats.org/officeDocument/2006/relationships/hyperlink" Target="http://www.testautomationguru.com/selenium-webdriver-real-time-test-metrics-using-grafana-influxdb/" TargetMode="External"/><Relationship Id="rId94" Type="http://schemas.openxmlformats.org/officeDocument/2006/relationships/image" Target="media/image13.gif"/><Relationship Id="rId99" Type="http://schemas.openxmlformats.org/officeDocument/2006/relationships/hyperlink" Target="http://www.testautomationguru.com/selenium-webdriver-file-downloads-uploads-using-docker-grids/" TargetMode="External"/><Relationship Id="rId101" Type="http://schemas.openxmlformats.org/officeDocument/2006/relationships/hyperlink" Target="http://www.testautomationguru.com/category/ci-cd/%20http:/www.testautomationguru.com/selenium-webdriver-running-dockerizied-automated-tests-using-portainer/" TargetMode="External"/><Relationship Id="rId122" Type="http://schemas.openxmlformats.org/officeDocument/2006/relationships/hyperlink" Target="http://www.testautomationguru.com/2017/04/" TargetMode="External"/><Relationship Id="rId143" Type="http://schemas.openxmlformats.org/officeDocument/2006/relationships/hyperlink" Target="http://www.testautomationguru.com/2015/03/" TargetMode="External"/><Relationship Id="rId148" Type="http://schemas.openxmlformats.org/officeDocument/2006/relationships/hyperlink" Target="http://www.testautomationguru.com/category/ci-cd/" TargetMode="External"/><Relationship Id="rId164" Type="http://schemas.openxmlformats.org/officeDocument/2006/relationships/hyperlink" Target="http://www.testautomationguru.com/category/kibana/" TargetMode="External"/><Relationship Id="rId169" Type="http://schemas.openxmlformats.org/officeDocument/2006/relationships/hyperlink" Target="http://www.testautomationguru.com/category/multi-factor-authentication/" TargetMode="External"/><Relationship Id="rId185" Type="http://schemas.openxmlformats.org/officeDocument/2006/relationships/hyperlink" Target="http://www.testautomationguru.com/category/ci-cd/page/3/" TargetMode="External"/><Relationship Id="rId4" Type="http://schemas.openxmlformats.org/officeDocument/2006/relationships/webSettings" Target="webSettings.xml"/><Relationship Id="rId9" Type="http://schemas.openxmlformats.org/officeDocument/2006/relationships/hyperlink" Target="http://www.testautomationguru.com/category/best-practices/" TargetMode="External"/><Relationship Id="rId180" Type="http://schemas.openxmlformats.org/officeDocument/2006/relationships/hyperlink" Target="http://www.testautomationguru.com/category/testng/" TargetMode="External"/><Relationship Id="rId210" Type="http://schemas.openxmlformats.org/officeDocument/2006/relationships/hyperlink" Target="http://www.testautomationguru.com/jmeter-sharing-performance-test-results-in-slack/" TargetMode="External"/><Relationship Id="rId215" Type="http://schemas.openxmlformats.org/officeDocument/2006/relationships/hyperlink" Target="http://www.testautomationguru.com/jmeter-centralized-logging-solution-in-distributed-testing-using-elasticsearch-beats-kibana/" TargetMode="External"/><Relationship Id="rId236" Type="http://schemas.openxmlformats.org/officeDocument/2006/relationships/image" Target="media/image18.png"/><Relationship Id="rId257" Type="http://schemas.openxmlformats.org/officeDocument/2006/relationships/hyperlink" Target="http://www.testautomationguru.com/jmeter-distributed-load-testing-using-docker/" TargetMode="External"/><Relationship Id="rId278" Type="http://schemas.openxmlformats.org/officeDocument/2006/relationships/hyperlink" Target="http://www.testautomationguru.com/continuous-regression-testing-best-practises/" TargetMode="External"/><Relationship Id="rId26" Type="http://schemas.openxmlformats.org/officeDocument/2006/relationships/image" Target="media/image3.gif"/><Relationship Id="rId231" Type="http://schemas.openxmlformats.org/officeDocument/2006/relationships/hyperlink" Target="http://www.testautomationguru.com/jmx-monitoring-using-collectd-influxdb-grafana/" TargetMode="External"/><Relationship Id="rId252" Type="http://schemas.openxmlformats.org/officeDocument/2006/relationships/hyperlink" Target="http://www.testautomationguru.com/qtpuft-jenkins-github-svn-integration/" TargetMode="External"/><Relationship Id="rId273" Type="http://schemas.openxmlformats.org/officeDocument/2006/relationships/hyperlink" Target="http://www.testautomationguru.com/jira-automated-status-report/" TargetMode="External"/><Relationship Id="rId294" Type="http://schemas.openxmlformats.org/officeDocument/2006/relationships/hyperlink" Target="http://www.testautomationguru.com/qtpuft-jenkins-console-output-to-show-test-execution-results/" TargetMode="External"/><Relationship Id="rId47" Type="http://schemas.openxmlformats.org/officeDocument/2006/relationships/hyperlink" Target="http://www.testautomationguru.com/selenium-webdriver-disposable-selenium-grid-infrastructure-setup-using-zalenium/" TargetMode="External"/><Relationship Id="rId68" Type="http://schemas.openxmlformats.org/officeDocument/2006/relationships/image" Target="media/image10.png"/><Relationship Id="rId89" Type="http://schemas.openxmlformats.org/officeDocument/2006/relationships/hyperlink" Target="http://www.testautomationguru.com/embedding-zalenium-live-execution-in-jenkins/" TargetMode="External"/><Relationship Id="rId112" Type="http://schemas.openxmlformats.org/officeDocument/2006/relationships/hyperlink" Target="http://www.testautomationguru.com/2018/03/" TargetMode="External"/><Relationship Id="rId133" Type="http://schemas.openxmlformats.org/officeDocument/2006/relationships/hyperlink" Target="http://www.testautomationguru.com/2016/02/" TargetMode="External"/><Relationship Id="rId154" Type="http://schemas.openxmlformats.org/officeDocument/2006/relationships/hyperlink" Target="http://www.testautomationguru.com/category/extend-jmeter/" TargetMode="External"/><Relationship Id="rId175" Type="http://schemas.openxmlformats.org/officeDocument/2006/relationships/hyperlink" Target="http://www.testautomationguru.com/category/webdriver/" TargetMode="External"/><Relationship Id="rId196" Type="http://schemas.openxmlformats.org/officeDocument/2006/relationships/hyperlink" Target="http://www.testautomationguru.com/jmeter-how-to-add-grafana-real-time-results-in-jenkins-build-description/" TargetMode="External"/><Relationship Id="rId200" Type="http://schemas.openxmlformats.org/officeDocument/2006/relationships/hyperlink" Target="http://www.testautomationguru.com/selenium-webdriver-managing-selenium-grid-infrastructure-using-arquillian-cube/" TargetMode="External"/><Relationship Id="rId16" Type="http://schemas.openxmlformats.org/officeDocument/2006/relationships/hyperlink" Target="http://www.testautomationguru.com/selenium-docker-integration-through-jenkinsfile-part-2-building-docker-image-pushing-to-dockerhub/" TargetMode="External"/><Relationship Id="rId221" Type="http://schemas.openxmlformats.org/officeDocument/2006/relationships/hyperlink" Target="http://www.testautomationguru.com/best-practices-building-robust-test-automation-framework/" TargetMode="External"/><Relationship Id="rId242" Type="http://schemas.openxmlformats.org/officeDocument/2006/relationships/hyperlink" Target="http://www.testautomationguru.com/qtpuft-sending-out-email-with-test-results-using-jenkins/" TargetMode="External"/><Relationship Id="rId263" Type="http://schemas.openxmlformats.org/officeDocument/2006/relationships/hyperlink" Target="http://www.testautomationguru.com/parameterize-qtpuft-script-to-run-on-any-test-environment-using-jenkins/" TargetMode="External"/><Relationship Id="rId284" Type="http://schemas.openxmlformats.org/officeDocument/2006/relationships/image" Target="media/image25.png"/><Relationship Id="rId37" Type="http://schemas.openxmlformats.org/officeDocument/2006/relationships/hyperlink" Target="http://www.testautomationguru.com/selenium-webdriver-how-to-run-multiple-test-suites-using-docker-compose/" TargetMode="External"/><Relationship Id="rId58" Type="http://schemas.openxmlformats.org/officeDocument/2006/relationships/hyperlink" Target="http://www.testautomationguru.com/jmeter-distributed-load-testing-using-docker-rancheros-in-cloud/" TargetMode="External"/><Relationship Id="rId79" Type="http://schemas.openxmlformats.org/officeDocument/2006/relationships/hyperlink" Target="http://www.testautomationguru.com/category/ci-cd/%20http:/www.testautomationguru.com/selenium-docker-integration-through-jenkinsfile-part-3-executing-tests-inside-docker-container/" TargetMode="External"/><Relationship Id="rId102" Type="http://schemas.openxmlformats.org/officeDocument/2006/relationships/hyperlink" Target="http://www.testautomationguru.com/selenium-webdriver-running-dockerizied-automated-tests-using-portainer/" TargetMode="External"/><Relationship Id="rId123" Type="http://schemas.openxmlformats.org/officeDocument/2006/relationships/hyperlink" Target="http://www.testautomationguru.com/2017/03/" TargetMode="External"/><Relationship Id="rId144" Type="http://schemas.openxmlformats.org/officeDocument/2006/relationships/hyperlink" Target="http://www.testautomationguru.com/category/arquillian/" TargetMode="External"/><Relationship Id="rId90" Type="http://schemas.openxmlformats.org/officeDocument/2006/relationships/hyperlink" Target="http://www.testautomationguru.com/embedding-zalenium-live-execution-in-jenkins/" TargetMode="External"/><Relationship Id="rId165" Type="http://schemas.openxmlformats.org/officeDocument/2006/relationships/hyperlink" Target="http://www.testautomationguru.com/category/littles-law/" TargetMode="External"/><Relationship Id="rId186" Type="http://schemas.openxmlformats.org/officeDocument/2006/relationships/hyperlink" Target="http://www.testautomationguru.com/category/ci-cd/page/5/" TargetMode="External"/><Relationship Id="rId211" Type="http://schemas.openxmlformats.org/officeDocument/2006/relationships/hyperlink" Target="http://www.testautomationguru.com/jmeter-sharing-performance-test-results-in-slack/" TargetMode="External"/><Relationship Id="rId232" Type="http://schemas.openxmlformats.org/officeDocument/2006/relationships/hyperlink" Target="http://www.testautomationguru.com/jmx-monitoring-using-collectd-influxdb-grafana/" TargetMode="External"/><Relationship Id="rId253" Type="http://schemas.openxmlformats.org/officeDocument/2006/relationships/hyperlink" Target="http://www.testautomationguru.com/qtpuft-jenkins-github-svn-integration/" TargetMode="External"/><Relationship Id="rId274" Type="http://schemas.openxmlformats.org/officeDocument/2006/relationships/hyperlink" Target="http://www.testautomationguru.com/jira-automated-status-report/" TargetMode="External"/><Relationship Id="rId295" Type="http://schemas.openxmlformats.org/officeDocument/2006/relationships/hyperlink" Target="http://www.testautomationguru.com/qtpuft-jenkins-console-output-to-show-test-execution-results/" TargetMode="External"/><Relationship Id="rId27" Type="http://schemas.openxmlformats.org/officeDocument/2006/relationships/hyperlink" Target="http://www.testautomationguru.com/selenium-webdriver-how-to-distribute-docker-images-part-3/" TargetMode="External"/><Relationship Id="rId48" Type="http://schemas.openxmlformats.org/officeDocument/2006/relationships/hyperlink" Target="http://www.testautomationguru.com/selenium-webdriver-disposable-selenium-grid-infrastructure-setup-using-zalenium/" TargetMode="External"/><Relationship Id="rId69" Type="http://schemas.openxmlformats.org/officeDocument/2006/relationships/hyperlink" Target="http://www.testautomationguru.com/jmeter-distributed-load-testing-using-docker-in-aws/" TargetMode="External"/><Relationship Id="rId113" Type="http://schemas.openxmlformats.org/officeDocument/2006/relationships/hyperlink" Target="http://www.testautomationguru.com/2018/02/" TargetMode="External"/><Relationship Id="rId134" Type="http://schemas.openxmlformats.org/officeDocument/2006/relationships/hyperlink" Target="http://www.testautomationguru.com/2015/12/" TargetMode="External"/><Relationship Id="rId80" Type="http://schemas.openxmlformats.org/officeDocument/2006/relationships/hyperlink" Target="http://www.testautomationguru.com/selenium-docker-integration-through-jenkinsfile-part-3-executing-tests-inside-docker-container/" TargetMode="External"/><Relationship Id="rId155" Type="http://schemas.openxmlformats.org/officeDocument/2006/relationships/hyperlink" Target="http://www.testautomationguru.com/category/extend-webdriver/" TargetMode="External"/><Relationship Id="rId176" Type="http://schemas.openxmlformats.org/officeDocument/2006/relationships/hyperlink" Target="http://www.testautomationguru.com/category/selenium-grid/" TargetMode="External"/><Relationship Id="rId197" Type="http://schemas.openxmlformats.org/officeDocument/2006/relationships/hyperlink" Target="http://www.testautomationguru.com/selenium-webdriver-disposable-selenium-grid-infrastructure-setup-using-zalenium/" TargetMode="External"/><Relationship Id="rId201" Type="http://schemas.openxmlformats.org/officeDocument/2006/relationships/hyperlink" Target="http://www.testautomationguru.com/selenium-webdriver-managing-selenium-grid-infrastructure-using-arquillian-cube/" TargetMode="External"/><Relationship Id="rId222" Type="http://schemas.openxmlformats.org/officeDocument/2006/relationships/hyperlink" Target="http://www.testautomationguru.com/best-practices-building-robust-test-automation-framework/" TargetMode="External"/><Relationship Id="rId243" Type="http://schemas.openxmlformats.org/officeDocument/2006/relationships/hyperlink" Target="http://www.testautomationguru.com/selenium-webdriver-running-the-automated-test-in-cloud/" TargetMode="External"/><Relationship Id="rId264" Type="http://schemas.openxmlformats.org/officeDocument/2006/relationships/image" Target="media/image20.png"/><Relationship Id="rId285" Type="http://schemas.openxmlformats.org/officeDocument/2006/relationships/hyperlink" Target="http://www.testautomationguru.com/automated-smoke-test-best-practises/" TargetMode="External"/><Relationship Id="rId17" Type="http://schemas.openxmlformats.org/officeDocument/2006/relationships/hyperlink" Target="http://www.testautomationguru.com/selenium-docker-integration-through-jenkinsfile-part-2-building-docker-image-pushing-to-dockerhub/" TargetMode="External"/><Relationship Id="rId38" Type="http://schemas.openxmlformats.org/officeDocument/2006/relationships/hyperlink" Target="http://www.testautomationguru.com/selenium-webdriver-how-to-run-multiple-test-suites-using-docker-compose/" TargetMode="External"/><Relationship Id="rId59" Type="http://schemas.openxmlformats.org/officeDocument/2006/relationships/hyperlink" Target="http://www.testautomationguru.com/jmeter-distributed-load-testing-using-docker-rancheros-in-cloud/" TargetMode="External"/><Relationship Id="rId103" Type="http://schemas.openxmlformats.org/officeDocument/2006/relationships/hyperlink" Target="http://www.testautomationguru.com/selenium-webdriver-running-dockerizied-automated-tests-using-portainer/" TargetMode="External"/><Relationship Id="rId124" Type="http://schemas.openxmlformats.org/officeDocument/2006/relationships/hyperlink" Target="http://www.testautomationguru.com/2017/02/" TargetMode="External"/><Relationship Id="rId70" Type="http://schemas.openxmlformats.org/officeDocument/2006/relationships/hyperlink" Target="http://www.testautomationguru.com/jmeter-distributed-load-testing-using-docker-in-aws/" TargetMode="External"/><Relationship Id="rId91" Type="http://schemas.openxmlformats.org/officeDocument/2006/relationships/hyperlink" Target="http://www.testautomationguru.com/category/ci-cd/%20http:/www.testautomationguru.com/selenium-webdriver-how-to-distribute-docker-images-part-3/" TargetMode="External"/><Relationship Id="rId145" Type="http://schemas.openxmlformats.org/officeDocument/2006/relationships/hyperlink" Target="http://www.testautomationguru.com/category/uncategorized/" TargetMode="External"/><Relationship Id="rId166" Type="http://schemas.openxmlformats.org/officeDocument/2006/relationships/hyperlink" Target="http://www.testautomationguru.com/category/maven/" TargetMode="External"/><Relationship Id="rId187" Type="http://schemas.openxmlformats.org/officeDocument/2006/relationships/hyperlink" Target="http://www.testautomationguru.com/category/ci-cd/page/2/" TargetMode="External"/><Relationship Id="rId1" Type="http://schemas.openxmlformats.org/officeDocument/2006/relationships/numbering" Target="numbering.xml"/><Relationship Id="rId212" Type="http://schemas.openxmlformats.org/officeDocument/2006/relationships/hyperlink" Target="http://www.testautomationguru.com/jmeter-sharing-performance-test-results-in-slack/" TargetMode="External"/><Relationship Id="rId233" Type="http://schemas.openxmlformats.org/officeDocument/2006/relationships/hyperlink" Target="http://www.testautomationguru.com/jmeter-continuous-performance-testing-jmeter-maven/" TargetMode="External"/><Relationship Id="rId254" Type="http://schemas.openxmlformats.org/officeDocument/2006/relationships/hyperlink" Target="http://www.testautomationguru.com/jmeter-distributed-load-testing-using-docker-in-aws/" TargetMode="External"/><Relationship Id="rId28" Type="http://schemas.openxmlformats.org/officeDocument/2006/relationships/hyperlink" Target="http://www.testautomationguru.com/selenium-webdriver-how-to-distribute-docker-images-part-3/" TargetMode="External"/><Relationship Id="rId49" Type="http://schemas.openxmlformats.org/officeDocument/2006/relationships/image" Target="media/image6.png"/><Relationship Id="rId114" Type="http://schemas.openxmlformats.org/officeDocument/2006/relationships/hyperlink" Target="http://www.testautomationguru.com/2017/12/" TargetMode="External"/><Relationship Id="rId275" Type="http://schemas.openxmlformats.org/officeDocument/2006/relationships/hyperlink" Target="http://www.testautomationguru.com/jira-automated-status-report/" TargetMode="External"/><Relationship Id="rId296" Type="http://schemas.openxmlformats.org/officeDocument/2006/relationships/hyperlink" Target="http://www.testautomationguru.com/jmeter-manage-test-plan/" TargetMode="External"/><Relationship Id="rId300" Type="http://schemas.openxmlformats.org/officeDocument/2006/relationships/hyperlink" Target="http://www.testautomationguru.com/executing-qtpuft-scripts-using-jenkins/" TargetMode="External"/><Relationship Id="rId60" Type="http://schemas.openxmlformats.org/officeDocument/2006/relationships/hyperlink" Target="http://www.testautomationguru.com/jmeter-distributed-load-testing-using-docker-rancheros-in-cloud/" TargetMode="External"/><Relationship Id="rId81" Type="http://schemas.openxmlformats.org/officeDocument/2006/relationships/hyperlink" Target="http://www.testautomationguru.com/selenium-docker-integration-through-jenkinsfile-part-3-executing-tests-inside-docker-container/" TargetMode="External"/><Relationship Id="rId135" Type="http://schemas.openxmlformats.org/officeDocument/2006/relationships/hyperlink" Target="http://www.testautomationguru.com/2015/11/" TargetMode="External"/><Relationship Id="rId156" Type="http://schemas.openxmlformats.org/officeDocument/2006/relationships/hyperlink" Target="http://www.testautomationguru.com/category/factory-pattern/" TargetMode="External"/><Relationship Id="rId177" Type="http://schemas.openxmlformats.org/officeDocument/2006/relationships/hyperlink" Target="http://www.testautomationguru.com/category/slack/" TargetMode="External"/><Relationship Id="rId198" Type="http://schemas.openxmlformats.org/officeDocument/2006/relationships/hyperlink" Target="http://www.testautomationguru.com/selenium-webdriver-disposable-selenium-grid-infrastructure-setup-using-zalenium/" TargetMode="External"/><Relationship Id="rId202" Type="http://schemas.openxmlformats.org/officeDocument/2006/relationships/hyperlink" Target="http://www.testautomationguru.com/selenium-webdriver-managing-selenium-grid-infrastructure-using-arquillian-cube/" TargetMode="External"/><Relationship Id="rId223" Type="http://schemas.openxmlformats.org/officeDocument/2006/relationships/hyperlink" Target="http://www.testautomationguru.com/jmeter-distributed-load-testing-using-docker-rancheros-in-cloud/" TargetMode="External"/><Relationship Id="rId244" Type="http://schemas.openxmlformats.org/officeDocument/2006/relationships/hyperlink" Target="http://www.testautomationguru.com/selenium-webdriver-running-the-automated-test-in-cloud/" TargetMode="External"/><Relationship Id="rId18" Type="http://schemas.openxmlformats.org/officeDocument/2006/relationships/hyperlink" Target="http://www.testautomationguru.com/selenium-docker-integration-through-jenkinsfile-part-2-building-docker-image-pushing-to-dockerhub/" TargetMode="External"/><Relationship Id="rId39" Type="http://schemas.openxmlformats.org/officeDocument/2006/relationships/hyperlink" Target="http://www.testautomationguru.com/selenium-webdriver-how-to-run-multiple-test-suites-using-docker-compose/" TargetMode="External"/><Relationship Id="rId265" Type="http://schemas.openxmlformats.org/officeDocument/2006/relationships/hyperlink" Target="http://www.testautomationguru.com/jmeter-continuous-performance-testing-part2/" TargetMode="External"/><Relationship Id="rId286" Type="http://schemas.openxmlformats.org/officeDocument/2006/relationships/hyperlink" Target="http://www.testautomationguru.com/automated-smoke-test-best-practises/" TargetMode="External"/><Relationship Id="rId50" Type="http://schemas.openxmlformats.org/officeDocument/2006/relationships/hyperlink" Target="http://www.testautomationguru.com/selenium-webdriver-managing-selenium-grid-infrastructure-using-arquillian-cube/" TargetMode="External"/><Relationship Id="rId104" Type="http://schemas.openxmlformats.org/officeDocument/2006/relationships/hyperlink" Target="http://www.testautomationguru.com/category/ci-cd/%20http:/www.testautomationguru.com/selenium-webdriver-how-to-run-multiple-test-suites-using-docker-compose/" TargetMode="External"/><Relationship Id="rId125" Type="http://schemas.openxmlformats.org/officeDocument/2006/relationships/hyperlink" Target="http://www.testautomationguru.com/2017/01/" TargetMode="External"/><Relationship Id="rId146" Type="http://schemas.openxmlformats.org/officeDocument/2006/relationships/hyperlink" Target="http://www.testautomationguru.com/category/aws-cloud/" TargetMode="External"/><Relationship Id="rId167" Type="http://schemas.openxmlformats.org/officeDocument/2006/relationships/hyperlink" Target="http://www.testautomationguru.com/category/microservice/" TargetMode="External"/><Relationship Id="rId188" Type="http://schemas.openxmlformats.org/officeDocument/2006/relationships/hyperlink" Target="http://www.testautomationguru.com/selenium-webdriver-how-to-run-automated-tests-inside-a-docker-container/" TargetMode="External"/><Relationship Id="rId71" Type="http://schemas.openxmlformats.org/officeDocument/2006/relationships/hyperlink" Target="http://www.testautomationguru.com/jmeter-distributed-load-testing-using-docker-in-aws/" TargetMode="External"/><Relationship Id="rId92" Type="http://schemas.openxmlformats.org/officeDocument/2006/relationships/hyperlink" Target="http://www.testautomationguru.com/selenium-webdriver-how-to-distribute-docker-images-part-3/" TargetMode="External"/><Relationship Id="rId213" Type="http://schemas.openxmlformats.org/officeDocument/2006/relationships/image" Target="media/image15.png"/><Relationship Id="rId234" Type="http://schemas.openxmlformats.org/officeDocument/2006/relationships/hyperlink" Target="http://www.testautomationguru.com/jmeter-continuous-performance-testing-jmeter-mav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35</Pages>
  <Words>10637</Words>
  <Characters>60635</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ermao</dc:creator>
  <cp:lastModifiedBy>ermao</cp:lastModifiedBy>
  <cp:revision>4</cp:revision>
  <dcterms:created xsi:type="dcterms:W3CDTF">2018-10-25T21:26:00Z</dcterms:created>
  <dcterms:modified xsi:type="dcterms:W3CDTF">2018-10-25T23:19:00Z</dcterms:modified>
</cp:coreProperties>
</file>